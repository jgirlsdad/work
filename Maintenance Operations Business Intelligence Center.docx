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2385" w:rsidRDefault="00000000">
      <w:pPr>
        <w:jc w:val="center"/>
        <w:rPr>
          <w:rFonts w:ascii="Trebuchet MS" w:eastAsia="Trebuchet MS" w:hAnsi="Trebuchet MS" w:cs="Trebuchet MS"/>
          <w:sz w:val="36"/>
          <w:szCs w:val="36"/>
        </w:rPr>
      </w:pPr>
      <w:r>
        <w:rPr>
          <w:rFonts w:ascii="Trebuchet MS" w:eastAsia="Trebuchet MS" w:hAnsi="Trebuchet MS" w:cs="Trebuchet MS"/>
          <w:sz w:val="36"/>
          <w:szCs w:val="36"/>
        </w:rPr>
        <w:t>Business Intelligence Center</w:t>
      </w:r>
    </w:p>
    <w:p w14:paraId="00000002" w14:textId="77777777" w:rsidR="00AD2385" w:rsidRDefault="00000000">
      <w:pPr>
        <w:jc w:val="center"/>
        <w:rPr>
          <w:rFonts w:ascii="Trebuchet MS" w:eastAsia="Trebuchet MS" w:hAnsi="Trebuchet MS" w:cs="Trebuchet MS"/>
          <w:sz w:val="36"/>
          <w:szCs w:val="36"/>
        </w:rPr>
      </w:pPr>
      <w:r>
        <w:rPr>
          <w:rFonts w:ascii="Trebuchet MS" w:eastAsia="Trebuchet MS" w:hAnsi="Trebuchet MS" w:cs="Trebuchet MS"/>
          <w:sz w:val="36"/>
          <w:szCs w:val="36"/>
        </w:rPr>
        <w:t>Maintenance Operations</w:t>
      </w:r>
    </w:p>
    <w:p w14:paraId="00000003" w14:textId="77777777" w:rsidR="00AD2385" w:rsidRDefault="00000000">
      <w:pPr>
        <w:jc w:val="center"/>
      </w:pPr>
      <w:r>
        <w:t>CDOS-Xentity 2014-2025</w:t>
      </w:r>
    </w:p>
    <w:sdt>
      <w:sdtPr>
        <w:id w:val="-304814229"/>
        <w:docPartObj>
          <w:docPartGallery w:val="Table of Contents"/>
          <w:docPartUnique/>
        </w:docPartObj>
      </w:sdtPr>
      <w:sdtContent>
        <w:p w14:paraId="00000004" w14:textId="77777777" w:rsidR="00AD2385" w:rsidRDefault="00AD2385">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gjdgxs">
            <w:r>
              <w:rPr>
                <w:b/>
                <w:bCs/>
                <w:color w:val="000000"/>
              </w:rPr>
              <w:t>Overview and Introduction</w:t>
            </w:r>
            <w:r>
              <w:rPr>
                <w:b/>
                <w:bCs/>
                <w:color w:val="000000"/>
              </w:rPr>
              <w:tab/>
              <w:t>1</w:t>
            </w:r>
          </w:hyperlink>
        </w:p>
        <w:p w14:paraId="00000005" w14:textId="77777777" w:rsidR="00AD2385" w:rsidRDefault="00AD2385">
          <w:pPr>
            <w:widowControl w:val="0"/>
            <w:tabs>
              <w:tab w:val="right" w:pos="12000"/>
            </w:tabs>
            <w:spacing w:before="60" w:line="240" w:lineRule="auto"/>
            <w:rPr>
              <w:b/>
              <w:bCs/>
              <w:color w:val="000000"/>
            </w:rPr>
          </w:pPr>
          <w:hyperlink w:anchor="_heading=h.30j0zll">
            <w:r>
              <w:rPr>
                <w:b/>
                <w:bCs/>
                <w:color w:val="000000"/>
              </w:rPr>
              <w:t>BIC Dataset Tracker</w:t>
            </w:r>
            <w:r>
              <w:rPr>
                <w:b/>
                <w:bCs/>
                <w:color w:val="000000"/>
              </w:rPr>
              <w:tab/>
              <w:t>2</w:t>
            </w:r>
          </w:hyperlink>
        </w:p>
        <w:p w14:paraId="00000006" w14:textId="77777777" w:rsidR="00AD2385" w:rsidRDefault="00AD2385">
          <w:pPr>
            <w:widowControl w:val="0"/>
            <w:tabs>
              <w:tab w:val="right" w:pos="12000"/>
            </w:tabs>
            <w:spacing w:before="60" w:line="240" w:lineRule="auto"/>
            <w:ind w:left="360"/>
            <w:rPr>
              <w:color w:val="000000"/>
            </w:rPr>
          </w:pPr>
          <w:hyperlink w:anchor="_heading=h.1fob9te">
            <w:r>
              <w:rPr>
                <w:color w:val="000000"/>
              </w:rPr>
              <w:t>PublishedData</w:t>
            </w:r>
            <w:r>
              <w:rPr>
                <w:color w:val="000000"/>
              </w:rPr>
              <w:tab/>
              <w:t>2</w:t>
            </w:r>
          </w:hyperlink>
        </w:p>
        <w:p w14:paraId="00000007" w14:textId="77777777" w:rsidR="00AD2385" w:rsidRDefault="00AD2385">
          <w:pPr>
            <w:widowControl w:val="0"/>
            <w:tabs>
              <w:tab w:val="right" w:pos="12000"/>
            </w:tabs>
            <w:spacing w:before="60" w:line="240" w:lineRule="auto"/>
            <w:ind w:left="360"/>
            <w:rPr>
              <w:color w:val="000000"/>
            </w:rPr>
          </w:pPr>
          <w:hyperlink w:anchor="_heading=h.3znysh7">
            <w:r>
              <w:rPr>
                <w:color w:val="000000"/>
              </w:rPr>
              <w:t>DataLeads</w:t>
            </w:r>
            <w:r>
              <w:rPr>
                <w:color w:val="000000"/>
              </w:rPr>
              <w:tab/>
              <w:t>2</w:t>
            </w:r>
          </w:hyperlink>
        </w:p>
        <w:p w14:paraId="00000008" w14:textId="77777777" w:rsidR="00AD2385" w:rsidRDefault="00AD2385">
          <w:pPr>
            <w:widowControl w:val="0"/>
            <w:tabs>
              <w:tab w:val="right" w:pos="12000"/>
            </w:tabs>
            <w:spacing w:before="60" w:line="240" w:lineRule="auto"/>
            <w:ind w:left="360"/>
            <w:rPr>
              <w:color w:val="000000"/>
            </w:rPr>
          </w:pPr>
          <w:hyperlink w:anchor="_heading=h.2et92p0">
            <w:r>
              <w:rPr>
                <w:color w:val="000000"/>
              </w:rPr>
              <w:t>CIMAllData</w:t>
            </w:r>
            <w:r>
              <w:rPr>
                <w:color w:val="000000"/>
              </w:rPr>
              <w:tab/>
              <w:t>2</w:t>
            </w:r>
          </w:hyperlink>
        </w:p>
        <w:p w14:paraId="00000009" w14:textId="77777777" w:rsidR="00AD2385" w:rsidRDefault="00AD2385">
          <w:pPr>
            <w:widowControl w:val="0"/>
            <w:tabs>
              <w:tab w:val="right" w:pos="12000"/>
            </w:tabs>
            <w:spacing w:before="60" w:line="240" w:lineRule="auto"/>
            <w:ind w:left="360"/>
            <w:rPr>
              <w:color w:val="000000"/>
            </w:rPr>
          </w:pPr>
          <w:hyperlink w:anchor="_heading=h.tyjcwt">
            <w:r>
              <w:rPr>
                <w:color w:val="000000"/>
              </w:rPr>
              <w:t>Field Descriptions</w:t>
            </w:r>
            <w:r>
              <w:rPr>
                <w:color w:val="000000"/>
              </w:rPr>
              <w:tab/>
              <w:t>2</w:t>
            </w:r>
          </w:hyperlink>
        </w:p>
        <w:p w14:paraId="0000000A" w14:textId="77777777" w:rsidR="00AD2385" w:rsidRDefault="00AD2385">
          <w:pPr>
            <w:widowControl w:val="0"/>
            <w:tabs>
              <w:tab w:val="right" w:pos="12000"/>
            </w:tabs>
            <w:spacing w:before="60" w:line="240" w:lineRule="auto"/>
            <w:ind w:left="360"/>
            <w:rPr>
              <w:color w:val="000000"/>
            </w:rPr>
          </w:pPr>
          <w:hyperlink w:anchor="_heading=h.yvxiti7aygrn">
            <w:r>
              <w:rPr>
                <w:color w:val="000000"/>
              </w:rPr>
              <w:t>General Rules for cleaning up Field Descriptions</w:t>
            </w:r>
            <w:r>
              <w:rPr>
                <w:color w:val="000000"/>
              </w:rPr>
              <w:tab/>
              <w:t>3</w:t>
            </w:r>
          </w:hyperlink>
        </w:p>
        <w:p w14:paraId="0000000B" w14:textId="77777777" w:rsidR="00AD2385" w:rsidRDefault="00AD2385">
          <w:pPr>
            <w:widowControl w:val="0"/>
            <w:tabs>
              <w:tab w:val="right" w:pos="12000"/>
            </w:tabs>
            <w:spacing w:before="60" w:line="240" w:lineRule="auto"/>
            <w:ind w:left="360"/>
            <w:rPr>
              <w:color w:val="000000"/>
            </w:rPr>
          </w:pPr>
          <w:hyperlink w:anchor="_heading=h.kt5fppempkch">
            <w:r>
              <w:rPr>
                <w:color w:val="000000"/>
              </w:rPr>
              <w:t>ViewMetadata</w:t>
            </w:r>
            <w:r>
              <w:rPr>
                <w:color w:val="000000"/>
              </w:rPr>
              <w:tab/>
              <w:t>3</w:t>
            </w:r>
          </w:hyperlink>
        </w:p>
        <w:p w14:paraId="0000000C" w14:textId="77777777" w:rsidR="00AD2385" w:rsidRDefault="00AD2385">
          <w:pPr>
            <w:widowControl w:val="0"/>
            <w:tabs>
              <w:tab w:val="right" w:pos="12000"/>
            </w:tabs>
            <w:spacing w:before="60" w:line="240" w:lineRule="auto"/>
            <w:ind w:left="360"/>
            <w:rPr>
              <w:color w:val="000000"/>
            </w:rPr>
          </w:pPr>
          <w:hyperlink w:anchor="_heading=h.1t3h5sf">
            <w:r>
              <w:rPr>
                <w:color w:val="000000"/>
              </w:rPr>
              <w:t>Other Tabs</w:t>
            </w:r>
            <w:r>
              <w:rPr>
                <w:color w:val="000000"/>
              </w:rPr>
              <w:tab/>
              <w:t>3</w:t>
            </w:r>
          </w:hyperlink>
        </w:p>
        <w:p w14:paraId="0000000D" w14:textId="77777777" w:rsidR="00AD2385" w:rsidRDefault="00AD2385">
          <w:pPr>
            <w:widowControl w:val="0"/>
            <w:tabs>
              <w:tab w:val="right" w:pos="12000"/>
            </w:tabs>
            <w:spacing w:before="60" w:line="240" w:lineRule="auto"/>
            <w:ind w:left="720"/>
            <w:rPr>
              <w:color w:val="000000"/>
            </w:rPr>
          </w:pPr>
          <w:hyperlink w:anchor="_heading=h.4d34og8">
            <w:r>
              <w:rPr>
                <w:color w:val="000000"/>
              </w:rPr>
              <w:t>UpdateCounts</w:t>
            </w:r>
            <w:r>
              <w:rPr>
                <w:color w:val="000000"/>
              </w:rPr>
              <w:tab/>
              <w:t>3</w:t>
            </w:r>
          </w:hyperlink>
        </w:p>
        <w:p w14:paraId="0000000E" w14:textId="77777777" w:rsidR="00AD2385" w:rsidRDefault="00AD2385">
          <w:pPr>
            <w:widowControl w:val="0"/>
            <w:tabs>
              <w:tab w:val="right" w:pos="12000"/>
            </w:tabs>
            <w:spacing w:before="60" w:line="240" w:lineRule="auto"/>
            <w:ind w:left="720"/>
            <w:rPr>
              <w:color w:val="000000"/>
            </w:rPr>
          </w:pPr>
          <w:hyperlink w:anchor="_heading=h.2s8eyo1">
            <w:r>
              <w:rPr>
                <w:color w:val="000000"/>
              </w:rPr>
              <w:t>Taxonomy</w:t>
            </w:r>
            <w:r>
              <w:rPr>
                <w:color w:val="000000"/>
              </w:rPr>
              <w:tab/>
              <w:t>4</w:t>
            </w:r>
          </w:hyperlink>
        </w:p>
        <w:p w14:paraId="0000000F" w14:textId="77777777" w:rsidR="00AD2385" w:rsidRDefault="00AD2385">
          <w:pPr>
            <w:widowControl w:val="0"/>
            <w:tabs>
              <w:tab w:val="right" w:pos="12000"/>
            </w:tabs>
            <w:spacing w:before="60" w:line="240" w:lineRule="auto"/>
            <w:rPr>
              <w:b/>
              <w:bCs/>
              <w:color w:val="000000"/>
            </w:rPr>
          </w:pPr>
          <w:hyperlink w:anchor="_heading=h.17dp8vu">
            <w:r>
              <w:rPr>
                <w:b/>
                <w:bCs/>
                <w:color w:val="000000"/>
              </w:rPr>
              <w:t>The Colorado Information Marketplace</w:t>
            </w:r>
            <w:r>
              <w:rPr>
                <w:b/>
                <w:bCs/>
                <w:color w:val="000000"/>
              </w:rPr>
              <w:tab/>
              <w:t>4</w:t>
            </w:r>
          </w:hyperlink>
        </w:p>
        <w:p w14:paraId="00000010" w14:textId="77777777" w:rsidR="00AD2385" w:rsidRDefault="00AD2385">
          <w:pPr>
            <w:widowControl w:val="0"/>
            <w:tabs>
              <w:tab w:val="right" w:pos="12000"/>
            </w:tabs>
            <w:spacing w:before="60" w:line="240" w:lineRule="auto"/>
            <w:ind w:left="360"/>
            <w:rPr>
              <w:color w:val="000000"/>
            </w:rPr>
          </w:pPr>
          <w:hyperlink w:anchor="_heading=h.3rdcrjn">
            <w:r>
              <w:rPr>
                <w:color w:val="000000"/>
              </w:rPr>
              <w:t>Basic Usage</w:t>
            </w:r>
            <w:r>
              <w:rPr>
                <w:color w:val="000000"/>
              </w:rPr>
              <w:tab/>
              <w:t>4</w:t>
            </w:r>
          </w:hyperlink>
        </w:p>
        <w:p w14:paraId="00000011" w14:textId="77777777" w:rsidR="00AD2385" w:rsidRDefault="00AD2385">
          <w:pPr>
            <w:widowControl w:val="0"/>
            <w:tabs>
              <w:tab w:val="right" w:pos="12000"/>
            </w:tabs>
            <w:spacing w:before="60" w:line="240" w:lineRule="auto"/>
            <w:ind w:left="360"/>
            <w:rPr>
              <w:color w:val="000000"/>
            </w:rPr>
          </w:pPr>
          <w:hyperlink w:anchor="_heading=h.26in1rg">
            <w:r>
              <w:rPr>
                <w:color w:val="000000"/>
              </w:rPr>
              <w:t>API</w:t>
            </w:r>
            <w:r>
              <w:rPr>
                <w:color w:val="000000"/>
              </w:rPr>
              <w:tab/>
              <w:t>5</w:t>
            </w:r>
          </w:hyperlink>
        </w:p>
        <w:p w14:paraId="00000012" w14:textId="77777777" w:rsidR="00AD2385" w:rsidRDefault="00AD2385">
          <w:pPr>
            <w:widowControl w:val="0"/>
            <w:tabs>
              <w:tab w:val="right" w:pos="12000"/>
            </w:tabs>
            <w:spacing w:before="60" w:line="240" w:lineRule="auto"/>
            <w:ind w:left="360"/>
            <w:rPr>
              <w:color w:val="000000"/>
            </w:rPr>
          </w:pPr>
          <w:hyperlink w:anchor="_heading=h.lnxbz9">
            <w:r>
              <w:rPr>
                <w:color w:val="000000"/>
              </w:rPr>
              <w:t>Administration</w:t>
            </w:r>
            <w:r>
              <w:rPr>
                <w:color w:val="000000"/>
              </w:rPr>
              <w:tab/>
              <w:t>6</w:t>
            </w:r>
          </w:hyperlink>
        </w:p>
        <w:p w14:paraId="00000013" w14:textId="77777777" w:rsidR="00AD2385" w:rsidRDefault="00AD2385">
          <w:pPr>
            <w:widowControl w:val="0"/>
            <w:tabs>
              <w:tab w:val="right" w:pos="12000"/>
            </w:tabs>
            <w:spacing w:before="60" w:line="240" w:lineRule="auto"/>
            <w:ind w:left="720"/>
            <w:rPr>
              <w:color w:val="000000"/>
            </w:rPr>
          </w:pPr>
          <w:hyperlink w:anchor="_heading=h.35nkun2">
            <w:r>
              <w:rPr>
                <w:color w:val="000000"/>
              </w:rPr>
              <w:t>Files temporarily under maintenance/ not updating</w:t>
            </w:r>
            <w:r>
              <w:rPr>
                <w:color w:val="000000"/>
              </w:rPr>
              <w:tab/>
              <w:t>7</w:t>
            </w:r>
          </w:hyperlink>
        </w:p>
        <w:p w14:paraId="00000014" w14:textId="77777777" w:rsidR="00AD2385" w:rsidRDefault="00AD2385">
          <w:pPr>
            <w:widowControl w:val="0"/>
            <w:tabs>
              <w:tab w:val="right" w:pos="12000"/>
            </w:tabs>
            <w:spacing w:before="60" w:line="240" w:lineRule="auto"/>
            <w:ind w:left="360"/>
            <w:rPr>
              <w:color w:val="000000"/>
            </w:rPr>
          </w:pPr>
          <w:hyperlink w:anchor="_heading=h.1ksv4uv">
            <w:r>
              <w:rPr>
                <w:color w:val="000000"/>
              </w:rPr>
              <w:t>‘Catalog’, ‘Asset Inventory’, and dataset metrics</w:t>
            </w:r>
            <w:r>
              <w:rPr>
                <w:color w:val="000000"/>
              </w:rPr>
              <w:tab/>
              <w:t>7</w:t>
            </w:r>
          </w:hyperlink>
        </w:p>
        <w:p w14:paraId="00000015" w14:textId="77777777" w:rsidR="00AD2385" w:rsidRDefault="00AD2385">
          <w:pPr>
            <w:widowControl w:val="0"/>
            <w:tabs>
              <w:tab w:val="right" w:pos="12000"/>
            </w:tabs>
            <w:spacing w:before="60" w:line="240" w:lineRule="auto"/>
            <w:ind w:left="720"/>
            <w:rPr>
              <w:color w:val="000000"/>
            </w:rPr>
          </w:pPr>
          <w:hyperlink w:anchor="_heading=h.44sinio">
            <w:r>
              <w:rPr>
                <w:color w:val="000000"/>
              </w:rPr>
              <w:t>Web Statistics</w:t>
            </w:r>
            <w:r>
              <w:rPr>
                <w:color w:val="000000"/>
              </w:rPr>
              <w:tab/>
              <w:t>7</w:t>
            </w:r>
          </w:hyperlink>
        </w:p>
        <w:p w14:paraId="00000016" w14:textId="77777777" w:rsidR="00AD2385" w:rsidRDefault="00AD2385">
          <w:pPr>
            <w:widowControl w:val="0"/>
            <w:tabs>
              <w:tab w:val="right" w:pos="12000"/>
            </w:tabs>
            <w:spacing w:before="60" w:line="240" w:lineRule="auto"/>
            <w:ind w:left="360"/>
            <w:rPr>
              <w:color w:val="000000"/>
            </w:rPr>
          </w:pPr>
          <w:hyperlink w:anchor="_heading=h.wkvb39xjm2fg">
            <w:r>
              <w:rPr>
                <w:color w:val="000000"/>
              </w:rPr>
              <w:t>Updating Metadata to CIM</w:t>
            </w:r>
            <w:r>
              <w:rPr>
                <w:color w:val="000000"/>
              </w:rPr>
              <w:tab/>
              <w:t>7</w:t>
            </w:r>
          </w:hyperlink>
        </w:p>
        <w:p w14:paraId="00000017" w14:textId="77777777" w:rsidR="00AD2385" w:rsidRDefault="00AD2385">
          <w:pPr>
            <w:widowControl w:val="0"/>
            <w:tabs>
              <w:tab w:val="right" w:pos="12000"/>
            </w:tabs>
            <w:spacing w:before="60" w:line="240" w:lineRule="auto"/>
            <w:ind w:left="360"/>
            <w:rPr>
              <w:color w:val="000000"/>
            </w:rPr>
          </w:pPr>
          <w:hyperlink w:anchor="_heading=h.z337ya">
            <w:r>
              <w:rPr>
                <w:color w:val="000000"/>
              </w:rPr>
              <w:t>Data Metrics</w:t>
            </w:r>
            <w:r>
              <w:rPr>
                <w:color w:val="000000"/>
              </w:rPr>
              <w:tab/>
              <w:t>7</w:t>
            </w:r>
          </w:hyperlink>
        </w:p>
        <w:p w14:paraId="00000018" w14:textId="77777777" w:rsidR="00AD2385" w:rsidRDefault="00AD2385">
          <w:pPr>
            <w:widowControl w:val="0"/>
            <w:tabs>
              <w:tab w:val="right" w:pos="12000"/>
            </w:tabs>
            <w:spacing w:before="60" w:line="240" w:lineRule="auto"/>
            <w:ind w:left="720"/>
            <w:rPr>
              <w:color w:val="000000"/>
            </w:rPr>
          </w:pPr>
          <w:hyperlink w:anchor="_heading=h.3j2qqm3">
            <w:r>
              <w:rPr>
                <w:color w:val="000000"/>
              </w:rPr>
              <w:t>Maintenance and Publishing</w:t>
            </w:r>
            <w:r>
              <w:rPr>
                <w:color w:val="000000"/>
              </w:rPr>
              <w:tab/>
              <w:t>8</w:t>
            </w:r>
          </w:hyperlink>
        </w:p>
        <w:p w14:paraId="00000019" w14:textId="77777777" w:rsidR="00AD2385" w:rsidRDefault="00AD2385">
          <w:pPr>
            <w:widowControl w:val="0"/>
            <w:tabs>
              <w:tab w:val="right" w:pos="12000"/>
            </w:tabs>
            <w:spacing w:before="60" w:line="240" w:lineRule="auto"/>
            <w:ind w:left="720"/>
            <w:rPr>
              <w:color w:val="000000"/>
            </w:rPr>
          </w:pPr>
          <w:hyperlink w:anchor="_heading=h.1y810tw">
            <w:r>
              <w:rPr>
                <w:color w:val="000000"/>
              </w:rPr>
              <w:t>Maintenance and Publishing Complexity</w:t>
            </w:r>
            <w:r>
              <w:rPr>
                <w:color w:val="000000"/>
              </w:rPr>
              <w:tab/>
              <w:t>8</w:t>
            </w:r>
          </w:hyperlink>
        </w:p>
        <w:p w14:paraId="0000001A" w14:textId="77777777" w:rsidR="00AD2385" w:rsidRDefault="00AD2385">
          <w:pPr>
            <w:widowControl w:val="0"/>
            <w:tabs>
              <w:tab w:val="right" w:pos="12000"/>
            </w:tabs>
            <w:spacing w:before="60" w:line="240" w:lineRule="auto"/>
            <w:ind w:left="720"/>
            <w:rPr>
              <w:color w:val="000000"/>
            </w:rPr>
          </w:pPr>
          <w:hyperlink w:anchor="_heading=h.4i7ojhp">
            <w:r>
              <w:rPr>
                <w:color w:val="000000"/>
              </w:rPr>
              <w:t>Maintenance LOE Calculator</w:t>
            </w:r>
            <w:r>
              <w:rPr>
                <w:color w:val="000000"/>
              </w:rPr>
              <w:tab/>
              <w:t>9</w:t>
            </w:r>
          </w:hyperlink>
        </w:p>
        <w:p w14:paraId="0000001B" w14:textId="77777777" w:rsidR="00AD2385" w:rsidRDefault="00AD2385">
          <w:pPr>
            <w:widowControl w:val="0"/>
            <w:tabs>
              <w:tab w:val="right" w:pos="12000"/>
            </w:tabs>
            <w:spacing w:before="60" w:line="240" w:lineRule="auto"/>
            <w:ind w:left="720"/>
            <w:rPr>
              <w:color w:val="000000"/>
            </w:rPr>
          </w:pPr>
          <w:hyperlink w:anchor="_heading=h.2xcytpi">
            <w:r>
              <w:rPr>
                <w:color w:val="000000"/>
              </w:rPr>
              <w:t>Quality vs Quantity</w:t>
            </w:r>
            <w:r>
              <w:rPr>
                <w:color w:val="000000"/>
              </w:rPr>
              <w:tab/>
              <w:t>9</w:t>
            </w:r>
          </w:hyperlink>
        </w:p>
        <w:p w14:paraId="0000001C" w14:textId="77777777" w:rsidR="00AD2385" w:rsidRDefault="00AD2385">
          <w:pPr>
            <w:widowControl w:val="0"/>
            <w:tabs>
              <w:tab w:val="right" w:pos="12000"/>
            </w:tabs>
            <w:spacing w:before="60" w:line="240" w:lineRule="auto"/>
            <w:ind w:left="360"/>
            <w:rPr>
              <w:color w:val="000000"/>
            </w:rPr>
          </w:pPr>
          <w:hyperlink w:anchor="_heading=h.1ci93xb">
            <w:r>
              <w:rPr>
                <w:color w:val="000000"/>
              </w:rPr>
              <w:t>SEO and USE</w:t>
            </w:r>
            <w:r>
              <w:rPr>
                <w:color w:val="000000"/>
              </w:rPr>
              <w:tab/>
              <w:t>10</w:t>
            </w:r>
          </w:hyperlink>
        </w:p>
        <w:p w14:paraId="0000001D" w14:textId="77777777" w:rsidR="00AD2385" w:rsidRDefault="00AD2385">
          <w:pPr>
            <w:widowControl w:val="0"/>
            <w:tabs>
              <w:tab w:val="right" w:pos="12000"/>
            </w:tabs>
            <w:spacing w:before="60" w:line="240" w:lineRule="auto"/>
            <w:ind w:left="720"/>
            <w:rPr>
              <w:color w:val="000000"/>
            </w:rPr>
          </w:pPr>
          <w:hyperlink w:anchor="_heading=h.3whwml4">
            <w:r>
              <w:rPr>
                <w:color w:val="000000"/>
              </w:rPr>
              <w:t>What are SEO and USE</w:t>
            </w:r>
            <w:r>
              <w:rPr>
                <w:color w:val="000000"/>
              </w:rPr>
              <w:tab/>
              <w:t>10</w:t>
            </w:r>
          </w:hyperlink>
        </w:p>
        <w:p w14:paraId="0000001E" w14:textId="77777777" w:rsidR="00AD2385" w:rsidRDefault="00AD2385">
          <w:pPr>
            <w:widowControl w:val="0"/>
            <w:tabs>
              <w:tab w:val="right" w:pos="12000"/>
            </w:tabs>
            <w:spacing w:before="60" w:line="240" w:lineRule="auto"/>
            <w:ind w:left="720"/>
            <w:rPr>
              <w:color w:val="000000"/>
            </w:rPr>
          </w:pPr>
          <w:hyperlink w:anchor="_heading=h.2bn6wsx">
            <w:r>
              <w:rPr>
                <w:color w:val="000000"/>
              </w:rPr>
              <w:t>What matters most in search discovery in a “Google Search”</w:t>
            </w:r>
            <w:r>
              <w:rPr>
                <w:color w:val="000000"/>
              </w:rPr>
              <w:tab/>
              <w:t>10</w:t>
            </w:r>
          </w:hyperlink>
        </w:p>
        <w:p w14:paraId="0000001F" w14:textId="77777777" w:rsidR="00AD2385" w:rsidRDefault="00AD2385">
          <w:pPr>
            <w:widowControl w:val="0"/>
            <w:tabs>
              <w:tab w:val="right" w:pos="12000"/>
            </w:tabs>
            <w:spacing w:before="60" w:line="240" w:lineRule="auto"/>
            <w:rPr>
              <w:b/>
              <w:bCs/>
              <w:color w:val="000000"/>
            </w:rPr>
          </w:pPr>
          <w:hyperlink w:anchor="_heading=h.qsh70q">
            <w:r>
              <w:rPr>
                <w:b/>
                <w:bCs/>
                <w:color w:val="000000"/>
              </w:rPr>
              <w:t>The Data Management Process</w:t>
            </w:r>
            <w:r>
              <w:rPr>
                <w:b/>
                <w:bCs/>
                <w:color w:val="000000"/>
              </w:rPr>
              <w:tab/>
              <w:t>11</w:t>
            </w:r>
          </w:hyperlink>
        </w:p>
        <w:p w14:paraId="00000020" w14:textId="77777777" w:rsidR="00AD2385" w:rsidRDefault="00AD2385">
          <w:pPr>
            <w:widowControl w:val="0"/>
            <w:tabs>
              <w:tab w:val="right" w:pos="12000"/>
            </w:tabs>
            <w:spacing w:before="60" w:line="240" w:lineRule="auto"/>
            <w:ind w:left="360"/>
            <w:rPr>
              <w:color w:val="000000"/>
            </w:rPr>
          </w:pPr>
          <w:hyperlink w:anchor="_heading=h.3as4poj">
            <w:r>
              <w:rPr>
                <w:color w:val="000000"/>
              </w:rPr>
              <w:t>bic_etl GitHub Repository</w:t>
            </w:r>
            <w:r>
              <w:rPr>
                <w:color w:val="000000"/>
              </w:rPr>
              <w:tab/>
              <w:t>11</w:t>
            </w:r>
          </w:hyperlink>
        </w:p>
        <w:p w14:paraId="00000021" w14:textId="77777777" w:rsidR="00AD2385" w:rsidRDefault="00AD2385">
          <w:pPr>
            <w:widowControl w:val="0"/>
            <w:tabs>
              <w:tab w:val="right" w:pos="12000"/>
            </w:tabs>
            <w:spacing w:before="60" w:line="240" w:lineRule="auto"/>
            <w:ind w:left="720"/>
            <w:rPr>
              <w:color w:val="000000"/>
            </w:rPr>
          </w:pPr>
          <w:hyperlink w:anchor="_heading=h.1pxezwc">
            <w:r>
              <w:rPr>
                <w:color w:val="000000"/>
              </w:rPr>
              <w:t>Setup</w:t>
            </w:r>
            <w:r>
              <w:rPr>
                <w:color w:val="000000"/>
              </w:rPr>
              <w:tab/>
              <w:t>11</w:t>
            </w:r>
          </w:hyperlink>
        </w:p>
        <w:p w14:paraId="00000022" w14:textId="77777777" w:rsidR="00AD2385" w:rsidRDefault="00AD2385">
          <w:pPr>
            <w:widowControl w:val="0"/>
            <w:tabs>
              <w:tab w:val="right" w:pos="12000"/>
            </w:tabs>
            <w:spacing w:before="60" w:line="240" w:lineRule="auto"/>
            <w:ind w:left="720"/>
            <w:rPr>
              <w:color w:val="000000"/>
            </w:rPr>
          </w:pPr>
          <w:hyperlink w:anchor="_heading=h.49x2ik5">
            <w:r>
              <w:rPr>
                <w:color w:val="000000"/>
              </w:rPr>
              <w:t>Best Practices</w:t>
            </w:r>
            <w:r>
              <w:rPr>
                <w:color w:val="000000"/>
              </w:rPr>
              <w:tab/>
              <w:t>11</w:t>
            </w:r>
          </w:hyperlink>
        </w:p>
        <w:p w14:paraId="00000023" w14:textId="77777777" w:rsidR="00AD2385" w:rsidRDefault="00AD2385">
          <w:pPr>
            <w:widowControl w:val="0"/>
            <w:tabs>
              <w:tab w:val="right" w:pos="12000"/>
            </w:tabs>
            <w:spacing w:before="60" w:line="240" w:lineRule="auto"/>
            <w:ind w:left="720"/>
            <w:rPr>
              <w:color w:val="000000"/>
            </w:rPr>
          </w:pPr>
          <w:hyperlink w:anchor="_heading=h.2p2csry">
            <w:r>
              <w:rPr>
                <w:color w:val="000000"/>
              </w:rPr>
              <w:t>Code Layout</w:t>
            </w:r>
            <w:r>
              <w:rPr>
                <w:color w:val="000000"/>
              </w:rPr>
              <w:tab/>
              <w:t>11</w:t>
            </w:r>
          </w:hyperlink>
        </w:p>
        <w:p w14:paraId="00000024" w14:textId="77777777" w:rsidR="00AD2385" w:rsidRDefault="00AD2385">
          <w:pPr>
            <w:widowControl w:val="0"/>
            <w:tabs>
              <w:tab w:val="right" w:pos="12000"/>
            </w:tabs>
            <w:spacing w:before="60" w:line="240" w:lineRule="auto"/>
            <w:ind w:left="720"/>
            <w:rPr>
              <w:color w:val="000000"/>
            </w:rPr>
          </w:pPr>
          <w:hyperlink w:anchor="_heading=h.147n2zr">
            <w:r>
              <w:rPr>
                <w:color w:val="000000"/>
              </w:rPr>
              <w:t>ETL Process</w:t>
            </w:r>
            <w:r>
              <w:rPr>
                <w:color w:val="000000"/>
              </w:rPr>
              <w:tab/>
              <w:t>12</w:t>
            </w:r>
          </w:hyperlink>
        </w:p>
        <w:p w14:paraId="00000025" w14:textId="77777777" w:rsidR="00AD2385" w:rsidRDefault="00AD2385">
          <w:pPr>
            <w:widowControl w:val="0"/>
            <w:tabs>
              <w:tab w:val="right" w:pos="12000"/>
            </w:tabs>
            <w:spacing w:before="60" w:line="240" w:lineRule="auto"/>
            <w:ind w:left="720"/>
            <w:rPr>
              <w:color w:val="000000"/>
            </w:rPr>
          </w:pPr>
          <w:hyperlink w:anchor="_heading=h.23ckvvd">
            <w:r>
              <w:rPr>
                <w:color w:val="000000"/>
              </w:rPr>
              <w:t>New Dataset Setup</w:t>
            </w:r>
            <w:r>
              <w:rPr>
                <w:color w:val="000000"/>
              </w:rPr>
              <w:tab/>
              <w:t>14</w:t>
            </w:r>
          </w:hyperlink>
        </w:p>
        <w:p w14:paraId="00000026" w14:textId="77777777" w:rsidR="00AD2385" w:rsidRDefault="00AD2385">
          <w:pPr>
            <w:widowControl w:val="0"/>
            <w:tabs>
              <w:tab w:val="right" w:pos="12000"/>
            </w:tabs>
            <w:spacing w:before="60" w:line="240" w:lineRule="auto"/>
            <w:ind w:left="360"/>
            <w:rPr>
              <w:color w:val="000000"/>
            </w:rPr>
          </w:pPr>
          <w:hyperlink w:anchor="_heading=h.ihv636">
            <w:r>
              <w:rPr>
                <w:color w:val="000000"/>
              </w:rPr>
              <w:t>Maintenance Server</w:t>
            </w:r>
            <w:r>
              <w:rPr>
                <w:color w:val="000000"/>
              </w:rPr>
              <w:tab/>
              <w:t>14</w:t>
            </w:r>
          </w:hyperlink>
        </w:p>
        <w:p w14:paraId="00000027" w14:textId="77777777" w:rsidR="00AD2385" w:rsidRDefault="00AD2385">
          <w:pPr>
            <w:widowControl w:val="0"/>
            <w:tabs>
              <w:tab w:val="right" w:pos="12000"/>
            </w:tabs>
            <w:spacing w:before="60" w:line="240" w:lineRule="auto"/>
            <w:ind w:left="720"/>
            <w:rPr>
              <w:color w:val="000000"/>
            </w:rPr>
          </w:pPr>
          <w:hyperlink w:anchor="_heading=h.32hioqz">
            <w:r>
              <w:rPr>
                <w:color w:val="000000"/>
              </w:rPr>
              <w:t>UpdateCounts</w:t>
            </w:r>
            <w:r>
              <w:rPr>
                <w:color w:val="000000"/>
              </w:rPr>
              <w:tab/>
              <w:t>14</w:t>
            </w:r>
          </w:hyperlink>
        </w:p>
        <w:p w14:paraId="00000028" w14:textId="77777777" w:rsidR="00AD2385" w:rsidRDefault="00AD2385">
          <w:pPr>
            <w:widowControl w:val="0"/>
            <w:tabs>
              <w:tab w:val="right" w:pos="12000"/>
            </w:tabs>
            <w:spacing w:before="60" w:line="240" w:lineRule="auto"/>
            <w:ind w:left="720"/>
            <w:rPr>
              <w:color w:val="000000"/>
            </w:rPr>
          </w:pPr>
          <w:hyperlink w:anchor="_heading=h.1hmsyys">
            <w:r>
              <w:rPr>
                <w:color w:val="000000"/>
              </w:rPr>
              <w:t>Process Overview</w:t>
            </w:r>
            <w:r>
              <w:rPr>
                <w:color w:val="000000"/>
              </w:rPr>
              <w:tab/>
              <w:t>14</w:t>
            </w:r>
          </w:hyperlink>
        </w:p>
        <w:p w14:paraId="00000029" w14:textId="77777777" w:rsidR="00AD2385" w:rsidRDefault="00AD2385">
          <w:pPr>
            <w:widowControl w:val="0"/>
            <w:tabs>
              <w:tab w:val="right" w:pos="12000"/>
            </w:tabs>
            <w:spacing w:before="60" w:line="240" w:lineRule="auto"/>
            <w:ind w:left="720"/>
            <w:rPr>
              <w:color w:val="000000"/>
            </w:rPr>
          </w:pPr>
          <w:hyperlink w:anchor="_heading=h.41mghml">
            <w:r>
              <w:rPr>
                <w:color w:val="000000"/>
              </w:rPr>
              <w:t>Error Handling/Maintenance Updates</w:t>
            </w:r>
            <w:r>
              <w:rPr>
                <w:color w:val="000000"/>
              </w:rPr>
              <w:tab/>
              <w:t>15</w:t>
            </w:r>
          </w:hyperlink>
        </w:p>
        <w:p w14:paraId="0000002A" w14:textId="77777777" w:rsidR="00AD2385" w:rsidRDefault="00AD2385">
          <w:pPr>
            <w:widowControl w:val="0"/>
            <w:tabs>
              <w:tab w:val="right" w:pos="12000"/>
            </w:tabs>
            <w:spacing w:before="60" w:line="240" w:lineRule="auto"/>
            <w:ind w:left="720"/>
            <w:rPr>
              <w:color w:val="000000"/>
            </w:rPr>
          </w:pPr>
          <w:hyperlink w:anchor="_heading=h.2grqrue">
            <w:r>
              <w:rPr>
                <w:color w:val="000000"/>
              </w:rPr>
              <w:t>Maintenance Server FTP and CDOS SFTP</w:t>
            </w:r>
            <w:r>
              <w:rPr>
                <w:color w:val="000000"/>
              </w:rPr>
              <w:tab/>
              <w:t>16</w:t>
            </w:r>
          </w:hyperlink>
        </w:p>
        <w:p w14:paraId="0000002B" w14:textId="77777777" w:rsidR="00AD2385" w:rsidRDefault="00AD2385">
          <w:pPr>
            <w:widowControl w:val="0"/>
            <w:tabs>
              <w:tab w:val="right" w:pos="12000"/>
            </w:tabs>
            <w:spacing w:before="60" w:line="240" w:lineRule="auto"/>
            <w:ind w:left="720"/>
            <w:rPr>
              <w:color w:val="000000"/>
            </w:rPr>
          </w:pPr>
          <w:hyperlink w:anchor="_heading=h.vx1227">
            <w:r>
              <w:rPr>
                <w:color w:val="000000"/>
              </w:rPr>
              <w:t>Maintenance Server Push or Pull Related to Password Reset</w:t>
            </w:r>
            <w:r>
              <w:rPr>
                <w:color w:val="000000"/>
              </w:rPr>
              <w:tab/>
              <w:t>17</w:t>
            </w:r>
          </w:hyperlink>
        </w:p>
        <w:p w14:paraId="0000002C" w14:textId="77777777" w:rsidR="00AD2385" w:rsidRDefault="00AD2385">
          <w:pPr>
            <w:widowControl w:val="0"/>
            <w:tabs>
              <w:tab w:val="right" w:pos="12000"/>
            </w:tabs>
            <w:spacing w:before="60" w:line="240" w:lineRule="auto"/>
            <w:ind w:left="720"/>
            <w:rPr>
              <w:color w:val="000000"/>
            </w:rPr>
          </w:pPr>
          <w:hyperlink w:anchor="_heading=h.3fwokq0">
            <w:r>
              <w:rPr>
                <w:color w:val="000000"/>
              </w:rPr>
              <w:t>Socrata Password Reset Process</w:t>
            </w:r>
            <w:r>
              <w:rPr>
                <w:color w:val="000000"/>
              </w:rPr>
              <w:tab/>
              <w:t>17</w:t>
            </w:r>
          </w:hyperlink>
        </w:p>
        <w:p w14:paraId="0000002D" w14:textId="77777777" w:rsidR="00AD2385" w:rsidRDefault="00AD2385">
          <w:pPr>
            <w:widowControl w:val="0"/>
            <w:tabs>
              <w:tab w:val="right" w:pos="12000"/>
            </w:tabs>
            <w:spacing w:before="60" w:line="240" w:lineRule="auto"/>
            <w:ind w:left="720"/>
            <w:rPr>
              <w:color w:val="000000"/>
            </w:rPr>
          </w:pPr>
          <w:hyperlink w:anchor="_heading=h.1v1yuxt">
            <w:r>
              <w:rPr>
                <w:color w:val="000000"/>
              </w:rPr>
              <w:t>Protocols for Adding a New Agency Server to Server Connection</w:t>
            </w:r>
            <w:r>
              <w:rPr>
                <w:color w:val="000000"/>
              </w:rPr>
              <w:tab/>
              <w:t>17</w:t>
            </w:r>
          </w:hyperlink>
        </w:p>
        <w:p w14:paraId="0000002E" w14:textId="77777777" w:rsidR="00AD2385" w:rsidRDefault="00AD2385">
          <w:pPr>
            <w:widowControl w:val="0"/>
            <w:tabs>
              <w:tab w:val="right" w:pos="12000"/>
            </w:tabs>
            <w:spacing w:before="60" w:line="240" w:lineRule="auto"/>
            <w:ind w:left="360"/>
            <w:rPr>
              <w:color w:val="000000"/>
            </w:rPr>
          </w:pPr>
          <w:hyperlink w:anchor="_heading=">
            <w:r>
              <w:rPr>
                <w:color w:val="000000"/>
              </w:rPr>
              <w:t>Manual Dataset ETLs Context</w:t>
            </w:r>
            <w:r>
              <w:rPr>
                <w:color w:val="000000"/>
              </w:rPr>
              <w:tab/>
              <w:t>17</w:t>
            </w:r>
          </w:hyperlink>
        </w:p>
        <w:p w14:paraId="0000002F" w14:textId="77777777" w:rsidR="00AD2385" w:rsidRDefault="00AD2385">
          <w:pPr>
            <w:widowControl w:val="0"/>
            <w:tabs>
              <w:tab w:val="right" w:pos="12000"/>
            </w:tabs>
            <w:spacing w:before="60" w:line="240" w:lineRule="auto"/>
            <w:ind w:left="720"/>
            <w:rPr>
              <w:color w:val="000000"/>
            </w:rPr>
          </w:pPr>
          <w:hyperlink w:anchor="_heading=h.4f1mdlm">
            <w:r>
              <w:rPr>
                <w:color w:val="000000"/>
              </w:rPr>
              <w:t>Update Cycles</w:t>
            </w:r>
            <w:r>
              <w:rPr>
                <w:color w:val="000000"/>
              </w:rPr>
              <w:tab/>
              <w:t>17</w:t>
            </w:r>
          </w:hyperlink>
        </w:p>
        <w:p w14:paraId="00000030" w14:textId="77777777" w:rsidR="00AD2385" w:rsidRDefault="00AD2385">
          <w:pPr>
            <w:widowControl w:val="0"/>
            <w:tabs>
              <w:tab w:val="right" w:pos="12000"/>
            </w:tabs>
            <w:spacing w:before="60" w:line="240" w:lineRule="auto"/>
            <w:ind w:left="360"/>
            <w:rPr>
              <w:color w:val="000000"/>
            </w:rPr>
          </w:pPr>
          <w:hyperlink w:anchor="_heading=h.19c6y18">
            <w:r>
              <w:rPr>
                <w:color w:val="000000"/>
              </w:rPr>
              <w:t>Changes and Future Features</w:t>
            </w:r>
            <w:r>
              <w:rPr>
                <w:color w:val="000000"/>
              </w:rPr>
              <w:tab/>
              <w:t>18</w:t>
            </w:r>
          </w:hyperlink>
        </w:p>
        <w:p w14:paraId="00000031" w14:textId="77777777" w:rsidR="00AD2385" w:rsidRDefault="00AD2385">
          <w:pPr>
            <w:widowControl w:val="0"/>
            <w:tabs>
              <w:tab w:val="right" w:pos="12000"/>
            </w:tabs>
            <w:spacing w:before="60" w:line="240" w:lineRule="auto"/>
            <w:ind w:left="720"/>
            <w:rPr>
              <w:color w:val="000000"/>
            </w:rPr>
          </w:pPr>
          <w:hyperlink w:anchor="_heading=h.3tbugp1">
            <w:r>
              <w:rPr>
                <w:color w:val="000000"/>
              </w:rPr>
              <w:t>Versioning Data</w:t>
            </w:r>
            <w:r>
              <w:rPr>
                <w:color w:val="000000"/>
              </w:rPr>
              <w:tab/>
              <w:t>19</w:t>
            </w:r>
          </w:hyperlink>
        </w:p>
        <w:p w14:paraId="00000032" w14:textId="77777777" w:rsidR="00AD2385" w:rsidRDefault="00AD2385">
          <w:pPr>
            <w:widowControl w:val="0"/>
            <w:tabs>
              <w:tab w:val="right" w:pos="12000"/>
            </w:tabs>
            <w:spacing w:before="60" w:line="240" w:lineRule="auto"/>
            <w:ind w:left="720"/>
            <w:rPr>
              <w:color w:val="000000"/>
            </w:rPr>
          </w:pPr>
          <w:hyperlink w:anchor="_heading=h.28h4qwu">
            <w:r>
              <w:rPr>
                <w:color w:val="000000"/>
              </w:rPr>
              <w:t>Maintenance Changes</w:t>
            </w:r>
            <w:r>
              <w:rPr>
                <w:color w:val="000000"/>
              </w:rPr>
              <w:tab/>
              <w:t>19</w:t>
            </w:r>
          </w:hyperlink>
        </w:p>
        <w:p w14:paraId="00000033" w14:textId="77777777" w:rsidR="00AD2385" w:rsidRDefault="00AD2385">
          <w:pPr>
            <w:widowControl w:val="0"/>
            <w:tabs>
              <w:tab w:val="right" w:pos="12000"/>
            </w:tabs>
            <w:spacing w:before="60" w:line="240" w:lineRule="auto"/>
            <w:ind w:left="720"/>
            <w:rPr>
              <w:color w:val="000000"/>
            </w:rPr>
          </w:pPr>
          <w:hyperlink w:anchor="_heading=h.nmf14n">
            <w:r>
              <w:rPr>
                <w:color w:val="000000"/>
              </w:rPr>
              <w:t>Protocols for Adding a Field to a Dataset</w:t>
            </w:r>
            <w:r>
              <w:rPr>
                <w:color w:val="000000"/>
              </w:rPr>
              <w:tab/>
              <w:t>19</w:t>
            </w:r>
          </w:hyperlink>
        </w:p>
        <w:p w14:paraId="00000034" w14:textId="77777777" w:rsidR="00AD2385" w:rsidRDefault="00AD2385">
          <w:pPr>
            <w:widowControl w:val="0"/>
            <w:tabs>
              <w:tab w:val="right" w:pos="12000"/>
            </w:tabs>
            <w:spacing w:before="60" w:line="240" w:lineRule="auto"/>
            <w:ind w:left="720"/>
            <w:rPr>
              <w:color w:val="000000"/>
            </w:rPr>
          </w:pPr>
          <w:hyperlink w:anchor="_heading=h.1mrcu09">
            <w:r>
              <w:rPr>
                <w:color w:val="000000"/>
              </w:rPr>
              <w:t>Protocols for Updating a CIM Dataset to become Static</w:t>
            </w:r>
            <w:r>
              <w:rPr>
                <w:color w:val="000000"/>
              </w:rPr>
              <w:tab/>
              <w:t>19</w:t>
            </w:r>
          </w:hyperlink>
        </w:p>
        <w:p w14:paraId="00000035" w14:textId="77777777" w:rsidR="00AD2385" w:rsidRDefault="00AD2385">
          <w:pPr>
            <w:widowControl w:val="0"/>
            <w:tabs>
              <w:tab w:val="right" w:pos="12000"/>
            </w:tabs>
            <w:spacing w:before="60" w:line="240" w:lineRule="auto"/>
            <w:ind w:left="360"/>
            <w:rPr>
              <w:color w:val="000000"/>
            </w:rPr>
          </w:pPr>
          <w:hyperlink w:anchor="_heading=h.46r0co2">
            <w:r>
              <w:rPr>
                <w:color w:val="000000"/>
              </w:rPr>
              <w:t>Publishing and Maintenance Process</w:t>
            </w:r>
            <w:r>
              <w:rPr>
                <w:color w:val="000000"/>
              </w:rPr>
              <w:tab/>
              <w:t>20</w:t>
            </w:r>
          </w:hyperlink>
        </w:p>
        <w:p w14:paraId="00000036" w14:textId="77777777" w:rsidR="00AD2385" w:rsidRDefault="00AD2385">
          <w:pPr>
            <w:widowControl w:val="0"/>
            <w:tabs>
              <w:tab w:val="right" w:pos="12000"/>
            </w:tabs>
            <w:spacing w:before="60" w:line="240" w:lineRule="auto"/>
            <w:ind w:left="720"/>
            <w:rPr>
              <w:color w:val="000000"/>
            </w:rPr>
          </w:pPr>
          <w:hyperlink w:anchor="_heading=h.2lwamvv">
            <w:r>
              <w:rPr>
                <w:color w:val="000000"/>
              </w:rPr>
              <w:t>Update Process</w:t>
            </w:r>
            <w:r>
              <w:rPr>
                <w:color w:val="000000"/>
              </w:rPr>
              <w:tab/>
              <w:t>22</w:t>
            </w:r>
          </w:hyperlink>
        </w:p>
        <w:p w14:paraId="00000037" w14:textId="77777777" w:rsidR="00AD2385" w:rsidRDefault="00AD2385">
          <w:pPr>
            <w:widowControl w:val="0"/>
            <w:tabs>
              <w:tab w:val="right" w:pos="12000"/>
            </w:tabs>
            <w:spacing w:before="60" w:line="240" w:lineRule="auto"/>
            <w:ind w:left="360"/>
            <w:rPr>
              <w:color w:val="000000"/>
            </w:rPr>
          </w:pPr>
          <w:hyperlink w:anchor="_heading=h.111kx3o">
            <w:r>
              <w:rPr>
                <w:color w:val="000000"/>
              </w:rPr>
              <w:t>Quality Assurance</w:t>
            </w:r>
            <w:r>
              <w:rPr>
                <w:color w:val="000000"/>
              </w:rPr>
              <w:tab/>
              <w:t>22</w:t>
            </w:r>
          </w:hyperlink>
        </w:p>
        <w:p w14:paraId="00000038" w14:textId="77777777" w:rsidR="00AD2385" w:rsidRDefault="00AD2385">
          <w:pPr>
            <w:widowControl w:val="0"/>
            <w:tabs>
              <w:tab w:val="right" w:pos="12000"/>
            </w:tabs>
            <w:spacing w:before="60" w:line="240" w:lineRule="auto"/>
            <w:ind w:left="720"/>
            <w:rPr>
              <w:color w:val="000000"/>
            </w:rPr>
          </w:pPr>
          <w:hyperlink w:anchor="_heading=h.3l18frh">
            <w:r>
              <w:rPr>
                <w:color w:val="000000"/>
              </w:rPr>
              <w:t>QA Prep</w:t>
            </w:r>
            <w:r>
              <w:rPr>
                <w:color w:val="000000"/>
              </w:rPr>
              <w:tab/>
              <w:t>22</w:t>
            </w:r>
          </w:hyperlink>
        </w:p>
        <w:p w14:paraId="00000039" w14:textId="77777777" w:rsidR="00AD2385" w:rsidRDefault="00AD2385">
          <w:pPr>
            <w:widowControl w:val="0"/>
            <w:tabs>
              <w:tab w:val="right" w:pos="12000"/>
            </w:tabs>
            <w:spacing w:before="60" w:line="240" w:lineRule="auto"/>
            <w:rPr>
              <w:b/>
              <w:bCs/>
              <w:color w:val="000000"/>
            </w:rPr>
          </w:pPr>
          <w:hyperlink w:anchor="_heading=h.206ipza">
            <w:r>
              <w:rPr>
                <w:b/>
                <w:bCs/>
                <w:color w:val="000000"/>
              </w:rPr>
              <w:t>Environment Setup</w:t>
            </w:r>
            <w:r>
              <w:rPr>
                <w:b/>
                <w:bCs/>
                <w:color w:val="000000"/>
              </w:rPr>
              <w:tab/>
              <w:t>23</w:t>
            </w:r>
          </w:hyperlink>
        </w:p>
        <w:p w14:paraId="0000003A" w14:textId="77777777" w:rsidR="00AD2385" w:rsidRDefault="00AD2385">
          <w:pPr>
            <w:widowControl w:val="0"/>
            <w:tabs>
              <w:tab w:val="right" w:pos="12000"/>
            </w:tabs>
            <w:spacing w:before="60" w:line="240" w:lineRule="auto"/>
            <w:ind w:left="360"/>
            <w:rPr>
              <w:color w:val="000000"/>
            </w:rPr>
          </w:pPr>
          <w:hyperlink w:anchor="_heading=h.4k668n3">
            <w:r>
              <w:rPr>
                <w:color w:val="000000"/>
              </w:rPr>
              <w:t>GitHub Repository</w:t>
            </w:r>
            <w:r>
              <w:rPr>
                <w:color w:val="000000"/>
              </w:rPr>
              <w:tab/>
              <w:t>23</w:t>
            </w:r>
          </w:hyperlink>
        </w:p>
        <w:p w14:paraId="0000003B" w14:textId="77777777" w:rsidR="00AD2385" w:rsidRDefault="00AD2385">
          <w:pPr>
            <w:widowControl w:val="0"/>
            <w:tabs>
              <w:tab w:val="right" w:pos="12000"/>
            </w:tabs>
            <w:spacing w:before="60" w:line="240" w:lineRule="auto"/>
            <w:ind w:left="360"/>
            <w:rPr>
              <w:color w:val="000000"/>
            </w:rPr>
          </w:pPr>
          <w:hyperlink w:anchor="_heading=h.2zbgiuw">
            <w:r>
              <w:rPr>
                <w:color w:val="000000"/>
              </w:rPr>
              <w:t>Server Access</w:t>
            </w:r>
            <w:r>
              <w:rPr>
                <w:color w:val="000000"/>
              </w:rPr>
              <w:tab/>
              <w:t>24</w:t>
            </w:r>
          </w:hyperlink>
        </w:p>
        <w:p w14:paraId="229F723C" w14:textId="77777777" w:rsidR="0028473D" w:rsidRDefault="00AD2385">
          <w:pPr>
            <w:widowControl w:val="0"/>
            <w:tabs>
              <w:tab w:val="right" w:pos="12000"/>
            </w:tabs>
            <w:spacing w:before="60" w:line="240" w:lineRule="auto"/>
            <w:ind w:left="360"/>
            <w:rPr>
              <w:ins w:id="0" w:author="Joey Comeaux" w:date="2026-02-23T13:00:00Z" w16du:dateUtc="2026-02-23T20:00:00Z"/>
            </w:rPr>
          </w:pPr>
          <w:hyperlink w:anchor="_heading=h.1egqt2p">
            <w:r>
              <w:rPr>
                <w:color w:val="000000"/>
              </w:rPr>
              <w:t>Data Tools</w:t>
            </w:r>
            <w:r>
              <w:rPr>
                <w:color w:val="000000"/>
              </w:rPr>
              <w:tab/>
              <w:t>25</w:t>
            </w:r>
          </w:hyperlink>
          <w:r>
            <w:fldChar w:fldCharType="end"/>
          </w:r>
        </w:p>
        <w:p w14:paraId="3B2F7D2D" w14:textId="16C7B890" w:rsidR="00BF584B" w:rsidRDefault="00BF584B">
          <w:pPr>
            <w:widowControl w:val="0"/>
            <w:tabs>
              <w:tab w:val="right" w:pos="12000"/>
            </w:tabs>
            <w:spacing w:before="60" w:line="240" w:lineRule="auto"/>
            <w:rPr>
              <w:ins w:id="1" w:author="Joey Comeaux" w:date="2026-02-24T08:58:00Z" w16du:dateUtc="2026-02-24T15:58:00Z"/>
            </w:rPr>
          </w:pPr>
          <w:ins w:id="2" w:author="Joey Comeaux" w:date="2026-02-24T08:58:00Z" w16du:dateUtc="2026-02-24T15:58:00Z">
            <w:r>
              <w:t>External Trasfer Servers</w:t>
            </w:r>
          </w:ins>
        </w:p>
        <w:p w14:paraId="1A421972" w14:textId="62F97451" w:rsidR="00BF584B" w:rsidRDefault="00BF584B">
          <w:pPr>
            <w:widowControl w:val="0"/>
            <w:tabs>
              <w:tab w:val="right" w:pos="12000"/>
            </w:tabs>
            <w:spacing w:before="60" w:line="240" w:lineRule="auto"/>
            <w:rPr>
              <w:ins w:id="3" w:author="Joey Comeaux" w:date="2026-02-24T08:59:00Z" w16du:dateUtc="2026-02-24T15:59:00Z"/>
            </w:rPr>
          </w:pPr>
          <w:ins w:id="4" w:author="Joey Comeaux" w:date="2026-02-24T08:58:00Z" w16du:dateUtc="2026-02-24T15:58:00Z">
            <w:r>
              <w:t xml:space="preserve">      </w:t>
            </w:r>
          </w:ins>
          <w:ins w:id="5" w:author="Joey Comeaux" w:date="2026-02-24T08:59:00Z" w16du:dateUtc="2026-02-24T15:59:00Z">
            <w:r>
              <w:t>CDOS SFTP</w:t>
            </w:r>
          </w:ins>
        </w:p>
        <w:p w14:paraId="352D298E" w14:textId="33434F67" w:rsidR="00BF584B" w:rsidRDefault="00BF584B">
          <w:pPr>
            <w:widowControl w:val="0"/>
            <w:tabs>
              <w:tab w:val="right" w:pos="12000"/>
            </w:tabs>
            <w:spacing w:before="60" w:line="240" w:lineRule="auto"/>
            <w:rPr>
              <w:ins w:id="6" w:author="Joey Comeaux" w:date="2026-02-24T08:59:00Z" w16du:dateUtc="2026-02-24T15:59:00Z"/>
            </w:rPr>
          </w:pPr>
          <w:ins w:id="7" w:author="Joey Comeaux" w:date="2026-02-24T08:59:00Z" w16du:dateUtc="2026-02-24T15:59:00Z">
            <w:r>
              <w:t xml:space="preserve">      MOVEIT</w:t>
            </w:r>
          </w:ins>
        </w:p>
        <w:p w14:paraId="0B828B72" w14:textId="2ACB56C2" w:rsidR="00BF584B" w:rsidRDefault="00BF584B">
          <w:pPr>
            <w:widowControl w:val="0"/>
            <w:tabs>
              <w:tab w:val="right" w:pos="12000"/>
            </w:tabs>
            <w:spacing w:before="60" w:line="240" w:lineRule="auto"/>
            <w:rPr>
              <w:ins w:id="8" w:author="Joey Comeaux" w:date="2026-02-24T08:59:00Z" w16du:dateUtc="2026-02-24T15:59:00Z"/>
            </w:rPr>
          </w:pPr>
          <w:ins w:id="9" w:author="Joey Comeaux" w:date="2026-02-24T08:59:00Z" w16du:dateUtc="2026-02-24T15:59:00Z">
            <w:r>
              <w:t xml:space="preserve">      Socrata Automated Processes</w:t>
            </w:r>
          </w:ins>
        </w:p>
        <w:p w14:paraId="3B0275A6" w14:textId="54723A00" w:rsidR="00BF584B" w:rsidRDefault="00BF584B">
          <w:pPr>
            <w:widowControl w:val="0"/>
            <w:tabs>
              <w:tab w:val="right" w:pos="12000"/>
            </w:tabs>
            <w:spacing w:before="60" w:line="240" w:lineRule="auto"/>
            <w:rPr>
              <w:ins w:id="10" w:author="Joey Comeaux" w:date="2026-02-24T08:58:00Z" w16du:dateUtc="2026-02-24T15:58:00Z"/>
            </w:rPr>
          </w:pPr>
          <w:ins w:id="11" w:author="Joey Comeaux" w:date="2026-02-24T08:59:00Z" w16du:dateUtc="2026-02-24T15:59:00Z">
            <w:r>
              <w:t xml:space="preserve">      ESRI Servers</w:t>
            </w:r>
          </w:ins>
        </w:p>
        <w:p w14:paraId="5D62B26F" w14:textId="77777777" w:rsidR="00BF584B" w:rsidRDefault="00BF584B">
          <w:pPr>
            <w:widowControl w:val="0"/>
            <w:tabs>
              <w:tab w:val="right" w:pos="12000"/>
            </w:tabs>
            <w:spacing w:before="60" w:line="240" w:lineRule="auto"/>
            <w:rPr>
              <w:ins w:id="12" w:author="Joey Comeaux" w:date="2026-02-24T08:58:00Z" w16du:dateUtc="2026-02-24T15:58:00Z"/>
            </w:rPr>
          </w:pPr>
        </w:p>
        <w:p w14:paraId="0000003C" w14:textId="4B8F8EB6" w:rsidR="00AD2385" w:rsidRDefault="0028473D">
          <w:pPr>
            <w:widowControl w:val="0"/>
            <w:tabs>
              <w:tab w:val="right" w:pos="12000"/>
            </w:tabs>
            <w:spacing w:before="60" w:line="240" w:lineRule="auto"/>
            <w:rPr>
              <w:color w:val="000000"/>
            </w:rPr>
            <w:pPrChange w:id="13" w:author="Joey Comeaux" w:date="2026-02-23T13:00:00Z" w16du:dateUtc="2026-02-23T20:00:00Z">
              <w:pPr>
                <w:widowControl w:val="0"/>
                <w:tabs>
                  <w:tab w:val="right" w:pos="12000"/>
                </w:tabs>
                <w:spacing w:before="60" w:line="240" w:lineRule="auto"/>
                <w:ind w:left="360"/>
              </w:pPr>
            </w:pPrChange>
          </w:pPr>
          <w:ins w:id="14" w:author="Joey Comeaux" w:date="2026-02-23T13:00:00Z" w16du:dateUtc="2026-02-23T20:00:00Z">
            <w:r>
              <w:t xml:space="preserve">Acronyms </w:t>
            </w:r>
            <w:r>
              <w:tab/>
              <w:t>26</w:t>
            </w:r>
          </w:ins>
        </w:p>
      </w:sdtContent>
    </w:sdt>
    <w:p w14:paraId="0000003D" w14:textId="77777777" w:rsidR="00AD2385" w:rsidRDefault="00AD2385"/>
    <w:p w14:paraId="0000003E" w14:textId="77777777" w:rsidR="00AD2385" w:rsidRDefault="00000000">
      <w:pPr>
        <w:pStyle w:val="Heading1"/>
      </w:pPr>
      <w:bookmarkStart w:id="15" w:name="_heading=h.gjdgxs" w:colFirst="0" w:colLast="0"/>
      <w:bookmarkEnd w:id="15"/>
      <w:r>
        <w:t>Overview and Introduction</w:t>
      </w:r>
    </w:p>
    <w:p w14:paraId="0000003F" w14:textId="51575C37" w:rsidR="00AD2385" w:rsidRDefault="00000000">
      <w:r>
        <w:t xml:space="preserve">This Maintenance Operations document is meant to provide an overview of and procedures for how to manage/maintain Business Intelligence Center (BIC) data on the Colorado Information Marketplace.  Maintenance is governed by 3 major components, and </w:t>
      </w:r>
      <w:del w:id="16" w:author="Joey Comeaux" w:date="2026-02-20T14:44:00Z" w16du:dateUtc="2026-02-20T21:44:00Z">
        <w:r w:rsidDel="00597B9C">
          <w:delText>a number of</w:delText>
        </w:r>
      </w:del>
      <w:ins w:id="17" w:author="Joey Comeaux" w:date="2026-02-20T14:44:00Z" w16du:dateUtc="2026-02-20T21:44:00Z">
        <w:r w:rsidR="00597B9C">
          <w:t>several</w:t>
        </w:r>
      </w:ins>
      <w:r>
        <w:t xml:space="preserve"> sub-components:</w:t>
      </w:r>
    </w:p>
    <w:p w14:paraId="00000040" w14:textId="5677477B" w:rsidR="00AD2385" w:rsidRDefault="00000000">
      <w:pPr>
        <w:numPr>
          <w:ilvl w:val="0"/>
          <w:numId w:val="22"/>
        </w:numPr>
      </w:pPr>
      <w:r>
        <w:t xml:space="preserve">The </w:t>
      </w:r>
      <w:del w:id="18" w:author="Joey Comeaux" w:date="2026-02-20T14:47:00Z" w16du:dateUtc="2026-02-20T21:47:00Z">
        <w:r w:rsidDel="00597B9C">
          <w:delText>Inventory/MaintenanceFramework/MetadataRepository</w:delText>
        </w:r>
      </w:del>
      <w:ins w:id="19" w:author="Joey Comeaux" w:date="2026-02-20T14:48:00Z" w16du:dateUtc="2026-02-20T21:48:00Z">
        <w:r w:rsidR="00597B9C">
          <w:fldChar w:fldCharType="begin"/>
        </w:r>
        <w:r w:rsidR="00597B9C">
          <w:instrText>HYPERLINK "https://docs.google.com/spreadsheets/d/1B2PvO4Q3eegdgPKG297SUA1i_b1nj7Ltq2SBoJEDGmY/edit?gid=323813469#gid=323813469"</w:instrText>
        </w:r>
        <w:r w:rsidR="00597B9C">
          <w:fldChar w:fldCharType="separate"/>
        </w:r>
        <w:r w:rsidR="00597B9C" w:rsidRPr="00597B9C">
          <w:rPr>
            <w:rStyle w:val="Hyperlink"/>
          </w:rPr>
          <w:t>Datset Tracker</w:t>
        </w:r>
        <w:r w:rsidR="00597B9C">
          <w:fldChar w:fldCharType="end"/>
        </w:r>
      </w:ins>
    </w:p>
    <w:p w14:paraId="00000041" w14:textId="2ECED836" w:rsidR="00AD2385" w:rsidRDefault="00000000">
      <w:pPr>
        <w:numPr>
          <w:ilvl w:val="0"/>
          <w:numId w:val="22"/>
        </w:numPr>
      </w:pPr>
      <w:r>
        <w:t xml:space="preserve">The </w:t>
      </w:r>
      <w:ins w:id="20" w:author="Joey Comeaux" w:date="2026-02-20T14:49:00Z" w16du:dateUtc="2026-02-20T21:49:00Z">
        <w:r w:rsidR="00CD0BFB">
          <w:fldChar w:fldCharType="begin"/>
        </w:r>
        <w:r w:rsidR="00CD0BFB">
          <w:instrText>HYPERLINK "https://data.colorado.gov/"</w:instrText>
        </w:r>
        <w:r w:rsidR="00CD0BFB">
          <w:fldChar w:fldCharType="separate"/>
        </w:r>
        <w:r w:rsidRPr="00CD0BFB">
          <w:rPr>
            <w:rStyle w:val="Hyperlink"/>
          </w:rPr>
          <w:t>Colorado Information Marketplace</w:t>
        </w:r>
        <w:r w:rsidR="00CD0BFB">
          <w:fldChar w:fldCharType="end"/>
        </w:r>
      </w:ins>
    </w:p>
    <w:p w14:paraId="00000042" w14:textId="77777777" w:rsidR="00AD2385" w:rsidRDefault="00000000">
      <w:pPr>
        <w:numPr>
          <w:ilvl w:val="0"/>
          <w:numId w:val="22"/>
        </w:numPr>
      </w:pPr>
      <w:r>
        <w:t>Data Management Infrastructure</w:t>
      </w:r>
    </w:p>
    <w:p w14:paraId="00000043" w14:textId="2B579BA5" w:rsidR="00AD2385" w:rsidRDefault="00CD0BFB">
      <w:pPr>
        <w:numPr>
          <w:ilvl w:val="1"/>
          <w:numId w:val="22"/>
        </w:numPr>
      </w:pPr>
      <w:ins w:id="21" w:author="Joey Comeaux" w:date="2026-02-20T14:50:00Z" w16du:dateUtc="2026-02-20T21:50:00Z">
        <w:r>
          <w:fldChar w:fldCharType="begin"/>
        </w:r>
        <w:r>
          <w:instrText>HYPERLINK "https://github.com/GoCodeColorado/bic_etl"</w:instrText>
        </w:r>
        <w:r>
          <w:fldChar w:fldCharType="separate"/>
        </w:r>
        <w:r w:rsidRPr="00CD0BFB">
          <w:rPr>
            <w:rStyle w:val="Hyperlink"/>
          </w:rPr>
          <w:t>bic_etl</w:t>
        </w:r>
        <w:r>
          <w:fldChar w:fldCharType="end"/>
        </w:r>
      </w:ins>
      <w:r>
        <w:t xml:space="preserve"> GitHub repository</w:t>
      </w:r>
    </w:p>
    <w:p w14:paraId="00000044" w14:textId="77777777" w:rsidR="00AD2385" w:rsidRDefault="00000000">
      <w:pPr>
        <w:numPr>
          <w:ilvl w:val="1"/>
          <w:numId w:val="22"/>
        </w:numPr>
      </w:pPr>
      <w:r>
        <w:t>Maintenance Server</w:t>
      </w:r>
    </w:p>
    <w:p w14:paraId="00000045" w14:textId="2FAE66B4" w:rsidR="00AD2385" w:rsidRDefault="00000000">
      <w:pPr>
        <w:numPr>
          <w:ilvl w:val="1"/>
          <w:numId w:val="22"/>
        </w:numPr>
        <w:rPr>
          <w:ins w:id="22" w:author="Joey Comeaux" w:date="2026-02-20T14:45:00Z" w16du:dateUtc="2026-02-20T21:45:00Z"/>
        </w:rPr>
      </w:pPr>
      <w:r>
        <w:t>Manual</w:t>
      </w:r>
      <w:ins w:id="23" w:author="Joey Comeaux" w:date="2026-02-20T14:44:00Z" w16du:dateUtc="2026-02-20T21:44:00Z">
        <w:r w:rsidR="00597B9C">
          <w:t>/Automated</w:t>
        </w:r>
      </w:ins>
      <w:r>
        <w:t xml:space="preserve"> dataset ETLs</w:t>
      </w:r>
    </w:p>
    <w:p w14:paraId="5DBBAF8F" w14:textId="77777777" w:rsidR="00597B9C" w:rsidRDefault="00597B9C">
      <w:pPr>
        <w:ind w:left="1440"/>
        <w:pPrChange w:id="24" w:author="Joey Comeaux" w:date="2026-02-20T14:45:00Z" w16du:dateUtc="2026-02-20T21:45:00Z">
          <w:pPr>
            <w:numPr>
              <w:ilvl w:val="1"/>
              <w:numId w:val="22"/>
            </w:numPr>
            <w:ind w:left="1440" w:hanging="360"/>
          </w:pPr>
        </w:pPrChange>
      </w:pPr>
    </w:p>
    <w:p w14:paraId="00000046" w14:textId="71A81140" w:rsidR="00AD2385" w:rsidRDefault="00000000">
      <w:r>
        <w:lastRenderedPageBreak/>
        <w:t xml:space="preserve">These components dictate the bulk of the work to manage the update of datasets from state </w:t>
      </w:r>
      <w:ins w:id="25" w:author="Joey Comeaux" w:date="2026-02-20T14:45:00Z" w16du:dateUtc="2026-02-20T21:45:00Z">
        <w:r w:rsidR="00597B9C">
          <w:t xml:space="preserve">and federal </w:t>
        </w:r>
      </w:ins>
      <w:r>
        <w:t>agencies to a public portal to provide a healthy public data climate in the state of Colorado.</w:t>
      </w:r>
    </w:p>
    <w:p w14:paraId="00000047" w14:textId="77777777" w:rsidR="00AD2385" w:rsidRDefault="00000000">
      <w:r>
        <w:t>An environment setup guide is also included for the tools that will be necessary to manage these components.</w:t>
      </w:r>
    </w:p>
    <w:p w14:paraId="00000048" w14:textId="77777777" w:rsidR="00AD2385" w:rsidRDefault="00000000">
      <w:pPr>
        <w:pStyle w:val="Heading1"/>
      </w:pPr>
      <w:bookmarkStart w:id="26" w:name="_heading=h.30j0zll" w:colFirst="0" w:colLast="0"/>
      <w:bookmarkEnd w:id="26"/>
      <w:r>
        <w:t xml:space="preserve">BIC Dataset Tracker </w:t>
      </w:r>
    </w:p>
    <w:p w14:paraId="00000049" w14:textId="77777777" w:rsidR="00AD2385" w:rsidRDefault="00000000">
      <w:r>
        <w:t xml:space="preserve">A wealth of information on BIC datasets and their maintenance is housed in the </w:t>
      </w:r>
      <w:hyperlink r:id="rId8" w:anchor="gid=1182533425">
        <w:r w:rsidR="00AD2385">
          <w:rPr>
            <w:color w:val="1155CC"/>
            <w:u w:val="single"/>
          </w:rPr>
          <w:t>BIC Dataset Tracker</w:t>
        </w:r>
      </w:hyperlink>
      <w:r>
        <w:t xml:space="preserve"> spreadsheet.</w:t>
      </w:r>
    </w:p>
    <w:p w14:paraId="0000004A" w14:textId="22114F8A" w:rsidR="00AD2385" w:rsidRDefault="00000000">
      <w:r>
        <w:t xml:space="preserve">The purpose of this tracker is to reference the state of the program in terms of metadata, and answer the </w:t>
      </w:r>
      <w:del w:id="27" w:author="Joey Comeaux" w:date="2026-02-20T14:56:00Z" w16du:dateUtc="2026-02-20T21:56:00Z">
        <w:r w:rsidDel="00157DA8">
          <w:fldChar w:fldCharType="begin"/>
        </w:r>
        <w:r w:rsidDel="00157DA8">
          <w:delInstrText>HYPERLINK "https://docs.google.com/document/d/1HHeJiJjpaM8Q-p_CmMTpOnHFoQcfCrcXteQVO0Ns0Cs/edit" \h</w:delInstrText>
        </w:r>
        <w:r w:rsidDel="00157DA8">
          <w:fldChar w:fldCharType="separate"/>
        </w:r>
        <w:r w:rsidDel="00157DA8">
          <w:rPr>
            <w:color w:val="1155CC"/>
            <w:u w:val="single"/>
          </w:rPr>
          <w:delText>BIC KPI’s</w:delText>
        </w:r>
        <w:r w:rsidDel="00157DA8">
          <w:fldChar w:fldCharType="end"/>
        </w:r>
        <w:r w:rsidDel="00157DA8">
          <w:delText xml:space="preserve">. </w:delText>
        </w:r>
      </w:del>
      <w:ins w:id="28" w:author="Joey Comeaux" w:date="2026-02-20T14:56:00Z" w16du:dateUtc="2026-02-20T21:56:00Z">
        <w:r w:rsidR="00157DA8">
          <w:t xml:space="preserve"> (out of date).  </w:t>
        </w:r>
      </w:ins>
      <w:del w:id="29" w:author="Joey Comeaux" w:date="2026-02-20T14:57:00Z" w16du:dateUtc="2026-02-20T21:57:00Z">
        <w:r w:rsidDel="00157DA8">
          <w:delText>This is not meant to be a ticketing system, note system for how datasets were investigated, published, etc. This is meant to be able to have an offline copy of all the metadata, and provide high level analysis of the state of the BIC program.</w:delText>
        </w:r>
      </w:del>
      <w:ins w:id="30" w:author="Joey Comeaux" w:date="2026-02-20T14:57:00Z" w16du:dateUtc="2026-02-20T21:57:00Z">
        <w:r w:rsidR="00157DA8">
          <w:t xml:space="preserve">  </w:t>
        </w:r>
      </w:ins>
    </w:p>
    <w:p w14:paraId="0000004B" w14:textId="77777777" w:rsidR="00AD2385" w:rsidRDefault="00000000">
      <w:pPr>
        <w:pStyle w:val="Heading2"/>
      </w:pPr>
      <w:bookmarkStart w:id="31" w:name="_heading=h.1fob9te" w:colFirst="0" w:colLast="0"/>
      <w:bookmarkEnd w:id="31"/>
      <w:r>
        <w:t>PublishedData</w:t>
      </w:r>
    </w:p>
    <w:p w14:paraId="0000004C" w14:textId="77777777" w:rsidR="00AD2385" w:rsidRDefault="00000000">
      <w:pPr>
        <w:numPr>
          <w:ilvl w:val="0"/>
          <w:numId w:val="11"/>
        </w:numPr>
      </w:pPr>
      <w:r>
        <w:t>This tab contains all datasets that have been published to CIM, and all relevant metadata</w:t>
      </w:r>
    </w:p>
    <w:p w14:paraId="0000004D" w14:textId="77777777" w:rsidR="00AD2385" w:rsidRDefault="00000000">
      <w:pPr>
        <w:numPr>
          <w:ilvl w:val="0"/>
          <w:numId w:val="11"/>
        </w:numPr>
      </w:pPr>
      <w:r>
        <w:t>4x4 unique identifiers, under the ‘Socrata Link’ column, connect datasets to the Colorado Information Marketplace (CIM) and other sheets within the workbook</w:t>
      </w:r>
    </w:p>
    <w:p w14:paraId="0000004E" w14:textId="77777777" w:rsidR="00AD2385" w:rsidRDefault="00000000">
      <w:pPr>
        <w:numPr>
          <w:ilvl w:val="0"/>
          <w:numId w:val="11"/>
        </w:numPr>
        <w:rPr>
          <w:ins w:id="32" w:author="Joey Comeaux" w:date="2026-02-20T15:18:00Z" w16du:dateUtc="2026-02-20T22:18:00Z"/>
        </w:rPr>
      </w:pPr>
      <w:r>
        <w:t>Everything is hand entered (unless column is gray, in which case it is a formula)</w:t>
      </w:r>
    </w:p>
    <w:p w14:paraId="53302B02" w14:textId="040702C5" w:rsidR="004B50AF" w:rsidRDefault="004B50AF">
      <w:pPr>
        <w:numPr>
          <w:ilvl w:val="0"/>
          <w:numId w:val="11"/>
        </w:numPr>
      </w:pPr>
      <w:ins w:id="33" w:author="Joey Comeaux" w:date="2026-02-20T15:24:00Z" w16du:dateUtc="2026-02-20T22:24:00Z">
        <w:r>
          <w:t>Serves as the ground truth for</w:t>
        </w:r>
      </w:ins>
      <w:ins w:id="34" w:author="Joey Comeaux" w:date="2026-02-20T15:25:00Z" w16du:dateUtc="2026-02-20T22:25:00Z">
        <w:r>
          <w:t xml:space="preserve"> available BIC datasets and</w:t>
        </w:r>
      </w:ins>
      <w:ins w:id="35" w:author="Joey Comeaux" w:date="2026-02-20T15:24:00Z" w16du:dateUtc="2026-02-20T22:24:00Z">
        <w:r>
          <w:t xml:space="preserve"> most </w:t>
        </w:r>
      </w:ins>
      <w:ins w:id="36" w:author="Joey Comeaux" w:date="2026-02-20T15:25:00Z" w16du:dateUtc="2026-02-20T22:25:00Z">
        <w:r>
          <w:t xml:space="preserve">dataset </w:t>
        </w:r>
      </w:ins>
      <w:ins w:id="37" w:author="Joey Comeaux" w:date="2026-02-20T15:24:00Z" w16du:dateUtc="2026-02-20T22:24:00Z">
        <w:r>
          <w:t xml:space="preserve">metadata on CIM. </w:t>
        </w:r>
      </w:ins>
    </w:p>
    <w:p w14:paraId="0000004F" w14:textId="7A0E9043" w:rsidR="00AD2385" w:rsidRDefault="00000000">
      <w:pPr>
        <w:numPr>
          <w:ilvl w:val="0"/>
          <w:numId w:val="11"/>
        </w:numPr>
      </w:pPr>
      <w:sdt>
        <w:sdtPr>
          <w:tag w:val="goog_rdk_0"/>
          <w:id w:val="-614895364"/>
        </w:sdtPr>
        <w:sdtContent>
          <w:commentRangeStart w:id="38"/>
        </w:sdtContent>
      </w:sdt>
      <w:r>
        <w:t xml:space="preserve">Full documentation detail on </w:t>
      </w:r>
      <w:hyperlink r:id="rId9">
        <w:r w:rsidR="00AD2385">
          <w:rPr>
            <w:color w:val="1155CC"/>
            <w:u w:val="single"/>
          </w:rPr>
          <w:t>GitHub</w:t>
        </w:r>
      </w:hyperlink>
      <w:commentRangeEnd w:id="38"/>
      <w:r w:rsidR="00BF584B">
        <w:rPr>
          <w:rStyle w:val="CommentReference"/>
          <w:sz w:val="22"/>
          <w:szCs w:val="22"/>
        </w:rPr>
        <w:commentReference w:id="38"/>
      </w:r>
      <w:ins w:id="39" w:author="Joey Comeaux" w:date="2026-02-20T15:09:00Z" w16du:dateUtc="2026-02-20T22:09:00Z">
        <w:r w:rsidR="005432BC">
          <w:t xml:space="preserve">  (needs updating) </w:t>
        </w:r>
      </w:ins>
    </w:p>
    <w:p w14:paraId="00000050" w14:textId="631132A3" w:rsidR="00AD2385" w:rsidDel="009D4398" w:rsidRDefault="00000000">
      <w:pPr>
        <w:pStyle w:val="Heading2"/>
        <w:rPr>
          <w:del w:id="40" w:author="Joey Comeaux" w:date="2026-02-20T15:49:00Z" w16du:dateUtc="2026-02-20T22:49:00Z"/>
        </w:rPr>
      </w:pPr>
      <w:bookmarkStart w:id="41" w:name="_heading=h.3znysh7" w:colFirst="0" w:colLast="0"/>
      <w:bookmarkEnd w:id="41"/>
      <w:del w:id="42" w:author="Joey Comeaux" w:date="2026-02-20T15:49:00Z" w16du:dateUtc="2026-02-20T22:49:00Z">
        <w:r w:rsidDel="009D4398">
          <w:delText>DataLeads</w:delText>
        </w:r>
      </w:del>
    </w:p>
    <w:p w14:paraId="00000051" w14:textId="4B62572B" w:rsidR="00AD2385" w:rsidDel="009D4398" w:rsidRDefault="00000000">
      <w:pPr>
        <w:numPr>
          <w:ilvl w:val="0"/>
          <w:numId w:val="11"/>
        </w:numPr>
        <w:rPr>
          <w:del w:id="43" w:author="Joey Comeaux" w:date="2026-02-20T15:49:00Z" w16du:dateUtc="2026-02-20T22:49:00Z"/>
        </w:rPr>
      </w:pPr>
      <w:del w:id="44" w:author="Joey Comeaux" w:date="2026-02-20T15:49:00Z" w16du:dateUtc="2026-02-20T22:49:00Z">
        <w:r w:rsidDel="009D4398">
          <w:delText>This tab contains an archive of all data discovery by the BIC program over the years, but focused in the early years.</w:delText>
        </w:r>
      </w:del>
    </w:p>
    <w:p w14:paraId="00000052" w14:textId="013B53FA" w:rsidR="00AD2385" w:rsidDel="009D4398" w:rsidRDefault="00000000">
      <w:pPr>
        <w:numPr>
          <w:ilvl w:val="0"/>
          <w:numId w:val="11"/>
        </w:numPr>
        <w:rPr>
          <w:del w:id="45" w:author="Joey Comeaux" w:date="2026-02-20T15:49:00Z" w16du:dateUtc="2026-02-20T22:49:00Z"/>
        </w:rPr>
      </w:pPr>
      <w:del w:id="46" w:author="Joey Comeaux" w:date="2026-02-20T15:49:00Z" w16du:dateUtc="2026-02-20T22:49:00Z">
        <w:r w:rsidDel="009D4398">
          <w:delText>This is where new leads will be registered, and ideally tracking of the state of datasets we are pursuing</w:delText>
        </w:r>
      </w:del>
    </w:p>
    <w:p w14:paraId="00000053" w14:textId="09BD5A60" w:rsidR="00AD2385" w:rsidDel="009D4398" w:rsidRDefault="00000000">
      <w:pPr>
        <w:numPr>
          <w:ilvl w:val="0"/>
          <w:numId w:val="11"/>
        </w:numPr>
        <w:rPr>
          <w:del w:id="47" w:author="Joey Comeaux" w:date="2026-02-20T15:49:00Z" w16du:dateUtc="2026-02-20T22:49:00Z"/>
        </w:rPr>
      </w:pPr>
      <w:del w:id="48" w:author="Joey Comeaux" w:date="2026-02-20T15:49:00Z" w16du:dateUtc="2026-02-20T22:49:00Z">
        <w:r w:rsidDel="009D4398">
          <w:delText xml:space="preserve">Early in the fiscal year it’s useful to peruse and come up with ideas for data pursuit, and building the </w:delText>
        </w:r>
        <w:r w:rsidDel="009D4398">
          <w:fldChar w:fldCharType="begin"/>
        </w:r>
        <w:r w:rsidDel="009D4398">
          <w:delInstrText>HYPERLINK "https://docs.google.com/document/d/1MGwBI5OwkKFi1tMkOZ2_1BsNo6ItrNsa4kTq62Q5elE/edit?tab=t.0" \l "heading=h.vpe5yss6xl21" \h</w:delInstrText>
        </w:r>
        <w:r w:rsidDel="009D4398">
          <w:fldChar w:fldCharType="separate"/>
        </w:r>
        <w:r w:rsidDel="009D4398">
          <w:rPr>
            <w:color w:val="1155CC"/>
            <w:u w:val="single"/>
          </w:rPr>
          <w:delText>Data Publishing Plan</w:delText>
        </w:r>
        <w:r w:rsidDel="009D4398">
          <w:fldChar w:fldCharType="end"/>
        </w:r>
        <w:r w:rsidDel="009D4398">
          <w:delText>.</w:delText>
        </w:r>
      </w:del>
    </w:p>
    <w:p w14:paraId="00000054" w14:textId="0F224414" w:rsidR="00AD2385" w:rsidDel="009D4398" w:rsidRDefault="00000000">
      <w:pPr>
        <w:numPr>
          <w:ilvl w:val="0"/>
          <w:numId w:val="11"/>
        </w:numPr>
        <w:rPr>
          <w:del w:id="49" w:author="Joey Comeaux" w:date="2026-02-20T15:49:00Z" w16du:dateUtc="2026-02-20T22:49:00Z"/>
        </w:rPr>
      </w:pPr>
      <w:del w:id="50" w:author="Joey Comeaux" w:date="2026-02-20T15:49:00Z" w16du:dateUtc="2026-02-20T22:49:00Z">
        <w:r w:rsidDel="009D4398">
          <w:delText xml:space="preserve">Once publishing season is open, this is used for tracking (but only a small subset of the items in this list are being tracked) </w:delText>
        </w:r>
      </w:del>
    </w:p>
    <w:p w14:paraId="00000055" w14:textId="4BF9920A" w:rsidR="00AD2385" w:rsidDel="009D4398" w:rsidRDefault="00000000">
      <w:pPr>
        <w:numPr>
          <w:ilvl w:val="0"/>
          <w:numId w:val="11"/>
        </w:numPr>
        <w:rPr>
          <w:del w:id="51" w:author="Joey Comeaux" w:date="2026-02-20T15:49:00Z" w16du:dateUtc="2026-02-20T22:49:00Z"/>
        </w:rPr>
      </w:pPr>
      <w:customXmlDelRangeStart w:id="52" w:author="Joey Comeaux" w:date="2026-02-20T15:49:00Z"/>
      <w:sdt>
        <w:sdtPr>
          <w:tag w:val="goog_rdk_1"/>
          <w:id w:val="-1102884599"/>
        </w:sdtPr>
        <w:sdtContent>
          <w:customXmlDelRangeEnd w:id="52"/>
          <w:customXmlDelRangeStart w:id="53" w:author="Joey Comeaux" w:date="2026-02-20T15:49:00Z"/>
        </w:sdtContent>
      </w:sdt>
      <w:customXmlDelRangeEnd w:id="53"/>
      <w:del w:id="54" w:author="Joey Comeaux" w:date="2026-02-20T15:49:00Z" w16du:dateUtc="2026-02-20T22:49:00Z">
        <w:r w:rsidDel="009D4398">
          <w:delText xml:space="preserve">Full documentation detail on </w:delText>
        </w:r>
        <w:r w:rsidDel="009D4398">
          <w:fldChar w:fldCharType="begin"/>
        </w:r>
        <w:r w:rsidDel="009D4398">
          <w:delInstrText>HYPERLINK "https://github.com/GoCodeColorado/bic_etl/blob/production/documentation/metadata/metadata_repository.md" \h</w:delInstrText>
        </w:r>
        <w:r w:rsidDel="009D4398">
          <w:fldChar w:fldCharType="separate"/>
        </w:r>
        <w:r w:rsidDel="009D4398">
          <w:rPr>
            <w:color w:val="1155CC"/>
            <w:u w:val="single"/>
          </w:rPr>
          <w:delText>GitHub</w:delText>
        </w:r>
        <w:r w:rsidDel="009D4398">
          <w:fldChar w:fldCharType="end"/>
        </w:r>
      </w:del>
    </w:p>
    <w:p w14:paraId="30B96EF5" w14:textId="77777777" w:rsidR="009D4398" w:rsidRDefault="009D4398" w:rsidP="009D4398">
      <w:pPr>
        <w:rPr>
          <w:ins w:id="55" w:author="Joey Comeaux" w:date="2026-02-20T15:49:00Z" w16du:dateUtc="2026-02-20T22:49:00Z"/>
        </w:rPr>
      </w:pPr>
    </w:p>
    <w:p w14:paraId="57381999" w14:textId="77777777" w:rsidR="009D4398" w:rsidRDefault="009D4398" w:rsidP="009D4398">
      <w:pPr>
        <w:rPr>
          <w:ins w:id="56" w:author="Joey Comeaux" w:date="2026-02-20T15:49:00Z" w16du:dateUtc="2026-02-20T22:49:00Z"/>
        </w:rPr>
      </w:pPr>
    </w:p>
    <w:p w14:paraId="6679E214" w14:textId="51D37D1C" w:rsidR="009D4398" w:rsidRDefault="009D4398">
      <w:pPr>
        <w:rPr>
          <w:ins w:id="57" w:author="Joey Comeaux" w:date="2026-02-20T15:49:00Z" w16du:dateUtc="2026-02-20T22:49:00Z"/>
        </w:rPr>
        <w:pPrChange w:id="58" w:author="Joey Comeaux" w:date="2026-02-20T15:49:00Z" w16du:dateUtc="2026-02-20T22:49:00Z">
          <w:pPr>
            <w:numPr>
              <w:numId w:val="11"/>
            </w:numPr>
            <w:ind w:left="720" w:hanging="360"/>
          </w:pPr>
        </w:pPrChange>
      </w:pPr>
      <w:ins w:id="59" w:author="Joey Comeaux" w:date="2026-02-20T15:49:00Z" w16du:dateUtc="2026-02-20T22:49:00Z">
        <w:r>
          <w:t>This no longer</w:t>
        </w:r>
      </w:ins>
      <w:ins w:id="60" w:author="Joey Comeaux" w:date="2026-02-20T15:50:00Z" w16du:dateUtc="2026-02-20T22:50:00Z">
        <w:r>
          <w:t xml:space="preserve"> exists in the Dataset Tracker!</w:t>
        </w:r>
      </w:ins>
    </w:p>
    <w:p w14:paraId="00000056" w14:textId="77777777" w:rsidR="00AD2385" w:rsidRDefault="00000000">
      <w:pPr>
        <w:pStyle w:val="Heading2"/>
      </w:pPr>
      <w:bookmarkStart w:id="61" w:name="_heading=h.2et92p0" w:colFirst="0" w:colLast="0"/>
      <w:bookmarkEnd w:id="61"/>
      <w:r>
        <w:t>CIMAllData</w:t>
      </w:r>
    </w:p>
    <w:p w14:paraId="00000057" w14:textId="7AD1A51D" w:rsidR="00AD2385" w:rsidDel="009D4398" w:rsidRDefault="00000000">
      <w:pPr>
        <w:numPr>
          <w:ilvl w:val="0"/>
          <w:numId w:val="11"/>
        </w:numPr>
        <w:rPr>
          <w:del w:id="62" w:author="Joey Comeaux" w:date="2026-02-20T15:50:00Z" w16du:dateUtc="2026-02-20T22:50:00Z"/>
        </w:rPr>
      </w:pPr>
      <w:del w:id="63" w:author="Joey Comeaux" w:date="2026-02-20T15:50:00Z" w16du:dateUtc="2026-02-20T22:50:00Z">
        <w:r w:rsidDel="009D4398">
          <w:delText>This tab is generated via an apps script that pulls all metadata owned by the BIC CIM account.</w:delText>
        </w:r>
      </w:del>
    </w:p>
    <w:p w14:paraId="00000058" w14:textId="54B5209D" w:rsidR="00AD2385" w:rsidDel="009D4398" w:rsidRDefault="00000000">
      <w:pPr>
        <w:numPr>
          <w:ilvl w:val="0"/>
          <w:numId w:val="11"/>
        </w:numPr>
        <w:rPr>
          <w:del w:id="64" w:author="Joey Comeaux" w:date="2026-02-20T15:50:00Z" w16du:dateUtc="2026-02-20T22:50:00Z"/>
        </w:rPr>
      </w:pPr>
      <w:del w:id="65" w:author="Joey Comeaux" w:date="2026-02-20T15:50:00Z" w16du:dateUtc="2026-02-20T22:50:00Z">
        <w:r w:rsidDel="009D4398">
          <w:lastRenderedPageBreak/>
          <w:delText>Is used for comparing the “as it should be” maintenance schedule to the actual CIM updates. Also has some useful information on views and downloads that can be used to prioritize “high usage” datasets versus others.</w:delText>
        </w:r>
      </w:del>
    </w:p>
    <w:p w14:paraId="00000059" w14:textId="369B59A5" w:rsidR="00AD2385" w:rsidDel="009D4398" w:rsidRDefault="00000000">
      <w:pPr>
        <w:numPr>
          <w:ilvl w:val="0"/>
          <w:numId w:val="11"/>
        </w:numPr>
        <w:rPr>
          <w:del w:id="66" w:author="Joey Comeaux" w:date="2026-02-20T15:50:00Z" w16du:dateUtc="2026-02-20T22:50:00Z"/>
        </w:rPr>
      </w:pPr>
      <w:customXmlDelRangeStart w:id="67" w:author="Joey Comeaux" w:date="2026-02-20T15:50:00Z"/>
      <w:sdt>
        <w:sdtPr>
          <w:tag w:val="goog_rdk_2"/>
          <w:id w:val="-483445992"/>
        </w:sdtPr>
        <w:sdtContent>
          <w:customXmlDelRangeEnd w:id="67"/>
          <w:commentRangeStart w:id="68"/>
          <w:customXmlDelRangeStart w:id="69" w:author="Joey Comeaux" w:date="2026-02-20T15:50:00Z"/>
        </w:sdtContent>
      </w:sdt>
      <w:customXmlDelRangeEnd w:id="69"/>
      <w:del w:id="70" w:author="Joey Comeaux" w:date="2026-02-20T15:50:00Z" w16du:dateUtc="2026-02-20T22:50:00Z">
        <w:r w:rsidDel="009D4398">
          <w:delText xml:space="preserve">Full documentation detail on </w:delText>
        </w:r>
        <w:r w:rsidDel="009D4398">
          <w:fldChar w:fldCharType="begin"/>
        </w:r>
        <w:r w:rsidDel="009D4398">
          <w:delInstrText>HYPERLINK "https://github.com/GoCodeColorado/bic_etl/blob/production/documentation/metadata/maintenance_framework.md" \h</w:delInstrText>
        </w:r>
        <w:r w:rsidDel="009D4398">
          <w:fldChar w:fldCharType="separate"/>
        </w:r>
        <w:r w:rsidDel="009D4398">
          <w:rPr>
            <w:color w:val="1155CC"/>
            <w:u w:val="single"/>
          </w:rPr>
          <w:delText>GitHub</w:delText>
        </w:r>
        <w:r w:rsidDel="009D4398">
          <w:fldChar w:fldCharType="end"/>
        </w:r>
        <w:r w:rsidDel="009D4398">
          <w:delText xml:space="preserve"> </w:delText>
        </w:r>
        <w:commentRangeEnd w:id="68"/>
        <w:r w:rsidR="00BF584B" w:rsidDel="009D4398">
          <w:rPr>
            <w:rStyle w:val="CommentReference"/>
            <w:sz w:val="22"/>
            <w:szCs w:val="22"/>
          </w:rPr>
          <w:commentReference w:id="68"/>
        </w:r>
      </w:del>
    </w:p>
    <w:p w14:paraId="0F07BA5B" w14:textId="77777777" w:rsidR="009D4398" w:rsidRDefault="009D4398" w:rsidP="009D4398">
      <w:pPr>
        <w:rPr>
          <w:ins w:id="71" w:author="Joey Comeaux" w:date="2026-02-20T15:50:00Z" w16du:dateUtc="2026-02-20T22:50:00Z"/>
        </w:rPr>
      </w:pPr>
    </w:p>
    <w:p w14:paraId="023DB70E" w14:textId="2B4114E4" w:rsidR="009D4398" w:rsidRDefault="009D4398" w:rsidP="009D4398">
      <w:pPr>
        <w:rPr>
          <w:ins w:id="72" w:author="Joey Comeaux" w:date="2026-02-20T15:51:00Z" w16du:dateUtc="2026-02-20T22:51:00Z"/>
        </w:rPr>
      </w:pPr>
      <w:ins w:id="73" w:author="Joey Comeaux" w:date="2026-02-20T15:51:00Z" w16du:dateUtc="2026-02-20T22:51:00Z">
        <w:r>
          <w:t xml:space="preserve">As stated above, this has been replaced by a suite of checks that are run daily, but may be changed to weekly.  These checks are: </w:t>
        </w:r>
      </w:ins>
    </w:p>
    <w:p w14:paraId="288CB9B2" w14:textId="10DAE6BA" w:rsidR="009D4398" w:rsidRDefault="009D4398" w:rsidP="009D4398">
      <w:pPr>
        <w:pStyle w:val="ListParagraph"/>
        <w:numPr>
          <w:ilvl w:val="0"/>
          <w:numId w:val="25"/>
        </w:numPr>
        <w:rPr>
          <w:ins w:id="74" w:author="Joey Comeaux" w:date="2026-02-20T15:52:00Z" w16du:dateUtc="2026-02-20T22:52:00Z"/>
        </w:rPr>
      </w:pPr>
      <w:ins w:id="75" w:author="Joey Comeaux" w:date="2026-02-20T15:52:00Z" w16du:dateUtc="2026-02-20T22:52:00Z">
        <w:r>
          <w:t>Dataset Tracker vs Cron – checks the update schedule in the tracker against the actual schedule used in the Cron.</w:t>
        </w:r>
      </w:ins>
    </w:p>
    <w:p w14:paraId="63B2B14C" w14:textId="3A983E49" w:rsidR="009D4398" w:rsidRDefault="009D4398" w:rsidP="009D4398">
      <w:pPr>
        <w:pStyle w:val="ListParagraph"/>
        <w:numPr>
          <w:ilvl w:val="0"/>
          <w:numId w:val="25"/>
        </w:numPr>
        <w:rPr>
          <w:ins w:id="76" w:author="Joey Comeaux" w:date="2026-02-20T16:01:00Z" w16du:dateUtc="2026-02-20T23:01:00Z"/>
        </w:rPr>
      </w:pPr>
      <w:ins w:id="77" w:author="Joey Comeaux" w:date="2026-02-20T15:53:00Z" w16du:dateUtc="2026-02-20T22:53:00Z">
        <w:r>
          <w:t>Dataset Tracker vs CIM Data Last Updated field</w:t>
        </w:r>
      </w:ins>
      <w:ins w:id="78" w:author="Joey Comeaux" w:date="2026-02-20T15:54:00Z" w16du:dateUtc="2026-02-20T22:54:00Z">
        <w:r>
          <w:t xml:space="preserve"> – this is a doozy of a task.  The Data Last Updated field on CIM only registers an update if there is an actual change in the data itself  (i.e. </w:t>
        </w:r>
      </w:ins>
      <w:ins w:id="79" w:author="Joey Comeaux" w:date="2026-02-20T15:55:00Z" w16du:dateUtc="2026-02-20T22:55:00Z">
        <w:r>
          <w:t>when data is uploaded to CIM, but no change in the data was made by the source provider, then this is not registered as an update</w:t>
        </w:r>
      </w:ins>
      <w:ins w:id="80" w:author="Joey Comeaux" w:date="2026-02-20T15:56:00Z" w16du:dateUtc="2026-02-20T22:56:00Z">
        <w:r>
          <w:t>.  To account for this, the Activity Log is scanned for recent successful uploads, which registers all uploads, to check if the data was successfully</w:t>
        </w:r>
      </w:ins>
      <w:ins w:id="81" w:author="Joey Comeaux" w:date="2026-02-20T15:57:00Z" w16du:dateUtc="2026-02-20T22:57:00Z">
        <w:r>
          <w:t xml:space="preserve"> uploaded to CIM.  </w:t>
        </w:r>
      </w:ins>
      <w:ins w:id="82" w:author="Joey Comeaux" w:date="2026-02-20T15:58:00Z" w16du:dateUtc="2026-02-20T22:58:00Z">
        <w:r>
          <w:t xml:space="preserve"> </w:t>
        </w:r>
      </w:ins>
    </w:p>
    <w:p w14:paraId="247F2403" w14:textId="7C28D2A1" w:rsidR="009D4398" w:rsidRDefault="00E1643B" w:rsidP="009D4398">
      <w:pPr>
        <w:pStyle w:val="ListParagraph"/>
        <w:numPr>
          <w:ilvl w:val="0"/>
          <w:numId w:val="25"/>
        </w:numPr>
        <w:rPr>
          <w:ins w:id="83" w:author="Joey Comeaux" w:date="2026-02-20T16:03:00Z" w16du:dateUtc="2026-02-20T23:03:00Z"/>
        </w:rPr>
      </w:pPr>
      <w:ins w:id="84" w:author="Joey Comeaux" w:date="2026-02-20T16:02:00Z" w16du:dateUtc="2026-02-20T23:02:00Z">
        <w:r>
          <w:t>Metadata Updated – Checks on CIM when the datasets metadata was last updated.   We update the metadata daily,so if any dataset is out of date</w:t>
        </w:r>
      </w:ins>
      <w:ins w:id="85" w:author="Joey Comeaux" w:date="2026-02-20T16:03:00Z" w16du:dateUtc="2026-02-20T23:03:00Z">
        <w:r>
          <w:t>, we are alerted.  Note is is possible for individual datasets metadata update to fail.</w:t>
        </w:r>
      </w:ins>
    </w:p>
    <w:p w14:paraId="1C6AAFC3" w14:textId="68810088" w:rsidR="00E1643B" w:rsidRDefault="00E1643B" w:rsidP="009D4398">
      <w:pPr>
        <w:pStyle w:val="ListParagraph"/>
        <w:numPr>
          <w:ilvl w:val="0"/>
          <w:numId w:val="25"/>
        </w:numPr>
        <w:rPr>
          <w:ins w:id="86" w:author="Joey Comeaux" w:date="2026-02-20T16:06:00Z" w16du:dateUtc="2026-02-20T23:06:00Z"/>
        </w:rPr>
      </w:pPr>
      <w:ins w:id="87" w:author="Joey Comeaux" w:date="2026-02-20T16:03:00Z" w16du:dateUtc="2026-02-20T23:03:00Z">
        <w:r>
          <w:t xml:space="preserve">Published Data </w:t>
        </w:r>
      </w:ins>
      <w:ins w:id="88" w:author="Joey Comeaux" w:date="2026-02-20T16:04:00Z" w16du:dateUtc="2026-02-20T23:04:00Z">
        <w:r>
          <w:t>tab vs CIM</w:t>
        </w:r>
      </w:ins>
      <w:ins w:id="89" w:author="Joey Comeaux" w:date="2026-02-20T16:08:00Z" w16du:dateUtc="2026-02-20T23:08:00Z">
        <w:r>
          <w:t xml:space="preserve"> BIC datasets</w:t>
        </w:r>
      </w:ins>
      <w:ins w:id="90" w:author="Joey Comeaux" w:date="2026-02-20T16:04:00Z" w16du:dateUtc="2026-02-20T23:04:00Z">
        <w:r>
          <w:t xml:space="preserve"> – analyzes if all datasets in this tab are actually on CIM.  Note that</w:t>
        </w:r>
      </w:ins>
      <w:ins w:id="91" w:author="Joey Comeaux" w:date="2026-02-20T16:05:00Z" w16du:dateUtc="2026-02-20T23:05:00Z">
        <w:r>
          <w:t xml:space="preserve"> in 2025, </w:t>
        </w:r>
      </w:ins>
      <w:ins w:id="92" w:author="Joey Comeaux" w:date="2026-02-20T16:04:00Z" w16du:dateUtc="2026-02-20T23:04:00Z">
        <w:r>
          <w:t xml:space="preserve"> much work went into </w:t>
        </w:r>
      </w:ins>
      <w:ins w:id="93" w:author="Joey Comeaux" w:date="2026-02-20T16:05:00Z" w16du:dateUtc="2026-02-20T23:05:00Z">
        <w:r>
          <w:t>reconciling</w:t>
        </w:r>
      </w:ins>
      <w:ins w:id="94" w:author="Joey Comeaux" w:date="2026-02-20T16:04:00Z" w16du:dateUtc="2026-02-20T23:04:00Z">
        <w:r>
          <w:t xml:space="preserve"> differences b/</w:t>
        </w:r>
      </w:ins>
      <w:ins w:id="95" w:author="Joey Comeaux" w:date="2026-02-20T16:05:00Z" w16du:dateUtc="2026-02-20T23:05:00Z">
        <w:r>
          <w:t xml:space="preserve">w datasets in </w:t>
        </w:r>
      </w:ins>
      <w:ins w:id="96" w:author="Joey Comeaux" w:date="2026-02-20T16:06:00Z" w16du:dateUtc="2026-02-20T23:06:00Z">
        <w:r>
          <w:t xml:space="preserve">the </w:t>
        </w:r>
      </w:ins>
      <w:ins w:id="97" w:author="Joey Comeaux" w:date="2026-02-20T16:05:00Z" w16du:dateUtc="2026-02-20T23:05:00Z">
        <w:r>
          <w:t xml:space="preserve">tracker and actually on CIM. </w:t>
        </w:r>
      </w:ins>
    </w:p>
    <w:p w14:paraId="12816236" w14:textId="77777777" w:rsidR="00E130EE" w:rsidRDefault="00E1643B" w:rsidP="009D4398">
      <w:pPr>
        <w:pStyle w:val="ListParagraph"/>
        <w:numPr>
          <w:ilvl w:val="0"/>
          <w:numId w:val="25"/>
        </w:numPr>
        <w:rPr>
          <w:ins w:id="98" w:author="Joey Comeaux" w:date="2026-02-20T16:10:00Z" w16du:dateUtc="2026-02-20T23:10:00Z"/>
        </w:rPr>
      </w:pPr>
      <w:ins w:id="99" w:author="Joey Comeaux" w:date="2026-02-20T16:07:00Z" w16du:dateUtc="2026-02-20T23:07:00Z">
        <w:r>
          <w:t>CIM datasets vs Published Data tab – analyzes</w:t>
        </w:r>
      </w:ins>
      <w:ins w:id="100" w:author="Joey Comeaux" w:date="2026-02-20T16:08:00Z" w16du:dateUtc="2026-02-20T23:08:00Z">
        <w:r w:rsidR="00E130EE">
          <w:t xml:space="preserve"> if any </w:t>
        </w:r>
      </w:ins>
      <w:ins w:id="101" w:author="Joey Comeaux" w:date="2026-02-20T16:07:00Z" w16du:dateUtc="2026-02-20T23:07:00Z">
        <w:r>
          <w:t xml:space="preserve"> BIC datasets on CIM</w:t>
        </w:r>
      </w:ins>
      <w:ins w:id="102" w:author="Joey Comeaux" w:date="2026-02-20T16:08:00Z" w16du:dateUtc="2026-02-20T23:08:00Z">
        <w:r w:rsidR="00E130EE">
          <w:t xml:space="preserve"> are</w:t>
        </w:r>
      </w:ins>
    </w:p>
    <w:p w14:paraId="5B3DBE7D" w14:textId="351DED58" w:rsidR="00E130EE" w:rsidRDefault="00E1643B" w:rsidP="00E130EE">
      <w:pPr>
        <w:pStyle w:val="ListParagraph"/>
        <w:ind w:left="1440"/>
        <w:rPr>
          <w:ins w:id="103" w:author="Joey Comeaux" w:date="2026-02-20T16:10:00Z" w16du:dateUtc="2026-02-20T23:10:00Z"/>
        </w:rPr>
      </w:pPr>
      <w:ins w:id="104" w:author="Joey Comeaux" w:date="2026-02-20T16:07:00Z" w16du:dateUtc="2026-02-20T23:07:00Z">
        <w:r>
          <w:t xml:space="preserve"> not found in tracker.  See above note.</w:t>
        </w:r>
      </w:ins>
      <w:ins w:id="105" w:author="Joey Comeaux" w:date="2026-02-20T16:10:00Z" w16du:dateUtc="2026-02-20T23:10:00Z">
        <w:r w:rsidR="00E130EE">
          <w:t xml:space="preserve"> </w:t>
        </w:r>
      </w:ins>
    </w:p>
    <w:p w14:paraId="3C1158CA" w14:textId="1D2D415F" w:rsidR="00E130EE" w:rsidRDefault="00E130EE">
      <w:pPr>
        <w:pStyle w:val="ListParagraph"/>
        <w:numPr>
          <w:ilvl w:val="0"/>
          <w:numId w:val="25"/>
        </w:numPr>
        <w:rPr>
          <w:ins w:id="106" w:author="Joey Comeaux" w:date="2026-02-20T15:50:00Z" w16du:dateUtc="2026-02-20T22:50:00Z"/>
        </w:rPr>
        <w:pPrChange w:id="107" w:author="Joey Comeaux" w:date="2026-02-20T16:10:00Z" w16du:dateUtc="2026-02-20T23:10:00Z">
          <w:pPr>
            <w:numPr>
              <w:numId w:val="11"/>
            </w:numPr>
            <w:ind w:left="720" w:hanging="360"/>
          </w:pPr>
        </w:pPrChange>
      </w:pPr>
      <w:ins w:id="108" w:author="Joey Comeaux" w:date="2026-02-20T16:10:00Z" w16du:dateUtc="2026-02-20T23:10:00Z">
        <w:r>
          <w:t xml:space="preserve">Sanity Check – Checks if any </w:t>
        </w:r>
      </w:ins>
      <w:ins w:id="109" w:author="Joey Comeaux" w:date="2026-02-20T16:11:00Z" w16du:dateUtc="2026-02-20T23:11:00Z">
        <w:r>
          <w:t>BIC datasets on CIM are empty</w:t>
        </w:r>
      </w:ins>
      <w:ins w:id="110" w:author="Joey Comeaux" w:date="2026-02-20T16:13:00Z" w16du:dateUtc="2026-02-20T23:13:00Z">
        <w:r>
          <w:t>, run daily</w:t>
        </w:r>
      </w:ins>
      <w:ins w:id="111" w:author="Joey Comeaux" w:date="2026-02-20T16:11:00Z" w16du:dateUtc="2026-02-20T23:11:00Z">
        <w:r>
          <w:t>.  Socrata</w:t>
        </w:r>
      </w:ins>
      <w:ins w:id="112" w:author="Joey Comeaux" w:date="2026-02-20T16:14:00Z" w16du:dateUtc="2026-02-20T23:14:00Z">
        <w:r w:rsidR="003864DB">
          <w:t xml:space="preserve">’s </w:t>
        </w:r>
      </w:ins>
      <w:ins w:id="113" w:author="Joey Comeaux" w:date="2026-02-20T16:11:00Z" w16du:dateUtc="2026-02-20T23:11:00Z">
        <w:r>
          <w:t xml:space="preserve">Datasync allows empty datafiles to overwrite </w:t>
        </w:r>
      </w:ins>
      <w:ins w:id="114" w:author="Joey Comeaux" w:date="2026-02-20T16:12:00Z" w16du:dateUtc="2026-02-20T23:12:00Z">
        <w:r>
          <w:t>existing data on CIM.  This has happened several times</w:t>
        </w:r>
      </w:ins>
      <w:ins w:id="115" w:author="Joey Comeaux" w:date="2026-02-20T16:14:00Z" w16du:dateUtc="2026-02-20T23:14:00Z">
        <w:r w:rsidR="003864DB">
          <w:t xml:space="preserve"> in 2025</w:t>
        </w:r>
      </w:ins>
      <w:ins w:id="116" w:author="Joey Comeaux" w:date="2026-02-20T16:12:00Z" w16du:dateUtc="2026-02-20T23:12:00Z">
        <w:r>
          <w:t>, so this catches these cases</w:t>
        </w:r>
      </w:ins>
      <w:ins w:id="117" w:author="Joey Comeaux" w:date="2026-02-20T16:15:00Z" w16du:dateUtc="2026-02-20T23:15:00Z">
        <w:r w:rsidR="003864DB">
          <w:t>, but only post problem.</w:t>
        </w:r>
      </w:ins>
      <w:ins w:id="118" w:author="Joey Comeaux" w:date="2026-02-20T16:12:00Z" w16du:dateUtc="2026-02-20T23:12:00Z">
        <w:r>
          <w:t xml:space="preserve"> </w:t>
        </w:r>
      </w:ins>
      <w:ins w:id="119" w:author="Joey Comeaux" w:date="2026-02-20T16:15:00Z" w16du:dateUtc="2026-02-20T23:15:00Z">
        <w:r w:rsidR="003864DB">
          <w:t xml:space="preserve"> </w:t>
        </w:r>
      </w:ins>
      <w:ins w:id="120" w:author="Joey Comeaux" w:date="2026-02-20T16:12:00Z" w16du:dateUtc="2026-02-20T23:12:00Z">
        <w:r>
          <w:t>We are currently (02/20</w:t>
        </w:r>
      </w:ins>
      <w:ins w:id="121" w:author="Joey Comeaux" w:date="2026-02-20T16:13:00Z" w16du:dateUtc="2026-02-20T23:13:00Z">
        <w:r>
          <w:t xml:space="preserve">26) building checks into the ETL pipelines to account for this. </w:t>
        </w:r>
      </w:ins>
      <w:commentRangeStart w:id="122"/>
      <w:commentRangeEnd w:id="122"/>
      <w:r w:rsidR="00BF584B">
        <w:rPr>
          <w:rStyle w:val="CommentReference"/>
          <w:sz w:val="22"/>
          <w:szCs w:val="22"/>
        </w:rPr>
        <w:commentReference w:id="122"/>
      </w:r>
    </w:p>
    <w:p w14:paraId="0000005A" w14:textId="77777777" w:rsidR="00AD2385" w:rsidRDefault="00000000">
      <w:pPr>
        <w:pStyle w:val="Heading2"/>
      </w:pPr>
      <w:bookmarkStart w:id="123" w:name="_heading=h.tyjcwt" w:colFirst="0" w:colLast="0"/>
      <w:bookmarkEnd w:id="123"/>
      <w:r>
        <w:t>Field Descriptions</w:t>
      </w:r>
    </w:p>
    <w:p w14:paraId="0000005B" w14:textId="1BDABD84" w:rsidR="00AD2385" w:rsidDel="003864DB" w:rsidRDefault="00000000">
      <w:pPr>
        <w:numPr>
          <w:ilvl w:val="0"/>
          <w:numId w:val="11"/>
        </w:numPr>
        <w:rPr>
          <w:del w:id="124" w:author="Joey Comeaux" w:date="2026-02-20T16:15:00Z" w16du:dateUtc="2026-02-20T23:15:00Z"/>
        </w:rPr>
      </w:pPr>
      <w:del w:id="125" w:author="Joey Comeaux" w:date="2026-02-20T16:15:00Z" w16du:dateUtc="2026-02-20T23:15:00Z">
        <w:r w:rsidDel="003864DB">
          <w:delText xml:space="preserve">This tab contains definitions for each field contained within each dataset that is  maintained internally.  </w:delText>
        </w:r>
      </w:del>
    </w:p>
    <w:p w14:paraId="0000005C" w14:textId="29C0BE20" w:rsidR="00AD2385" w:rsidDel="003864DB" w:rsidRDefault="00000000">
      <w:pPr>
        <w:numPr>
          <w:ilvl w:val="0"/>
          <w:numId w:val="11"/>
        </w:numPr>
        <w:rPr>
          <w:del w:id="126" w:author="Joey Comeaux" w:date="2026-02-20T16:15:00Z" w16du:dateUtc="2026-02-20T23:15:00Z"/>
        </w:rPr>
      </w:pPr>
      <w:del w:id="127" w:author="Joey Comeaux" w:date="2026-02-20T16:15:00Z" w16du:dateUtc="2026-02-20T23:15:00Z">
        <w:r w:rsidDel="003864DB">
          <w:delText xml:space="preserve">Historically, Socrata did not allow field descriptions to be stored with the dataset. The Field Descriptions tab was created to make up for this functionality gap. </w:delText>
        </w:r>
      </w:del>
    </w:p>
    <w:p w14:paraId="0000005D" w14:textId="641417BF" w:rsidR="00AD2385" w:rsidDel="003864DB" w:rsidRDefault="00000000">
      <w:pPr>
        <w:numPr>
          <w:ilvl w:val="0"/>
          <w:numId w:val="11"/>
        </w:numPr>
        <w:rPr>
          <w:del w:id="128" w:author="Joey Comeaux" w:date="2026-02-20T16:15:00Z" w16du:dateUtc="2026-02-20T23:15:00Z"/>
        </w:rPr>
      </w:pPr>
      <w:del w:id="129" w:author="Joey Comeaux" w:date="2026-02-20T16:15:00Z" w16du:dateUtc="2026-02-20T23:15:00Z">
        <w:r w:rsidDel="003864DB">
          <w:delText>Socrata has now provided the capability to store the field descriptions.</w:delText>
        </w:r>
      </w:del>
    </w:p>
    <w:p w14:paraId="0000005E" w14:textId="378950F2" w:rsidR="00AD2385" w:rsidDel="003864DB" w:rsidRDefault="00000000">
      <w:pPr>
        <w:numPr>
          <w:ilvl w:val="0"/>
          <w:numId w:val="11"/>
        </w:numPr>
        <w:rPr>
          <w:del w:id="130" w:author="Joey Comeaux" w:date="2026-02-20T16:15:00Z" w16du:dateUtc="2026-02-20T23:15:00Z"/>
        </w:rPr>
      </w:pPr>
      <w:del w:id="131" w:author="Joey Comeaux" w:date="2026-02-20T16:15:00Z" w16du:dateUtc="2026-02-20T23:15:00Z">
        <w:r w:rsidDel="003864DB">
          <w:delText xml:space="preserve">Going forward, Field Descriptions need to be placed in Socrata.  Once that work is complete, the Field Descriptions tab will be obsolete.  </w:delText>
        </w:r>
      </w:del>
    </w:p>
    <w:p w14:paraId="0000005F" w14:textId="6D2FC4D3" w:rsidR="00AD2385" w:rsidDel="003864DB" w:rsidRDefault="00000000">
      <w:pPr>
        <w:numPr>
          <w:ilvl w:val="0"/>
          <w:numId w:val="11"/>
        </w:numPr>
        <w:rPr>
          <w:del w:id="132" w:author="Joey Comeaux" w:date="2026-02-20T16:15:00Z" w16du:dateUtc="2026-02-20T23:15:00Z"/>
        </w:rPr>
      </w:pPr>
      <w:del w:id="133" w:author="Joey Comeaux" w:date="2026-02-20T16:15:00Z" w16du:dateUtc="2026-02-20T23:15:00Z">
        <w:r w:rsidDel="003864DB">
          <w:delText>Work to resolve data inconsistency/completeness issues is on the roadmap</w:delText>
        </w:r>
      </w:del>
    </w:p>
    <w:p w14:paraId="00000060" w14:textId="6B7DAAD2" w:rsidR="00AD2385" w:rsidDel="003864DB" w:rsidRDefault="00000000">
      <w:pPr>
        <w:numPr>
          <w:ilvl w:val="0"/>
          <w:numId w:val="11"/>
        </w:numPr>
        <w:rPr>
          <w:del w:id="134" w:author="Joey Comeaux" w:date="2026-02-20T16:15:00Z" w16du:dateUtc="2026-02-20T23:15:00Z"/>
        </w:rPr>
      </w:pPr>
      <w:del w:id="135" w:author="Joey Comeaux" w:date="2026-02-20T16:15:00Z" w16du:dateUtc="2026-02-20T23:15:00Z">
        <w:r w:rsidDel="003864DB">
          <w:delText xml:space="preserve">Full documentation detail on </w:delText>
        </w:r>
        <w:r w:rsidDel="003864DB">
          <w:fldChar w:fldCharType="begin"/>
        </w:r>
        <w:r w:rsidDel="003864DB">
          <w:delInstrText>HYPERLINK "https://github.com/GoCodeColorado/bic_etl/blob/production/documentation/metadata/field_descriptions.md" \h</w:delInstrText>
        </w:r>
        <w:r w:rsidDel="003864DB">
          <w:fldChar w:fldCharType="separate"/>
        </w:r>
        <w:r w:rsidDel="003864DB">
          <w:rPr>
            <w:color w:val="1155CC"/>
            <w:u w:val="single"/>
          </w:rPr>
          <w:delText>GitHub</w:delText>
        </w:r>
        <w:r w:rsidDel="003864DB">
          <w:fldChar w:fldCharType="end"/>
        </w:r>
      </w:del>
    </w:p>
    <w:p w14:paraId="00000061" w14:textId="71522ECE" w:rsidR="00AD2385" w:rsidRDefault="003864DB">
      <w:pPr>
        <w:pStyle w:val="Heading2"/>
        <w:ind w:left="360"/>
        <w:rPr>
          <w:rFonts w:ascii="Arial" w:eastAsia="Arial" w:hAnsi="Arial" w:cs="Arial"/>
          <w:b w:val="0"/>
          <w:sz w:val="22"/>
          <w:szCs w:val="22"/>
        </w:rPr>
        <w:pPrChange w:id="136" w:author="Joey Comeaux" w:date="2026-02-20T16:15:00Z" w16du:dateUtc="2026-02-20T23:15:00Z">
          <w:pPr>
            <w:pStyle w:val="Heading2"/>
            <w:ind w:left="720"/>
          </w:pPr>
        </w:pPrChange>
      </w:pPr>
      <w:bookmarkStart w:id="137" w:name="_heading=h.3dy6vkm" w:colFirst="0" w:colLast="0"/>
      <w:bookmarkEnd w:id="137"/>
      <w:ins w:id="138" w:author="Joey Comeaux" w:date="2026-02-20T16:15:00Z" w16du:dateUtc="2026-02-20T23:15:00Z">
        <w:r>
          <w:rPr>
            <w:rFonts w:ascii="Arial" w:eastAsia="Arial" w:hAnsi="Arial" w:cs="Arial"/>
            <w:b w:val="0"/>
            <w:sz w:val="22"/>
            <w:szCs w:val="22"/>
          </w:rPr>
          <w:lastRenderedPageBreak/>
          <w:t xml:space="preserve">This </w:t>
        </w:r>
      </w:ins>
      <w:ins w:id="139" w:author="Joey Comeaux" w:date="2026-02-20T16:16:00Z" w16du:dateUtc="2026-02-20T23:16:00Z">
        <w:r>
          <w:rPr>
            <w:rFonts w:ascii="Arial" w:eastAsia="Arial" w:hAnsi="Arial" w:cs="Arial"/>
            <w:b w:val="0"/>
            <w:sz w:val="22"/>
            <w:szCs w:val="22"/>
          </w:rPr>
          <w:t>tab still exists in the tracker, but is mostly kept for historical purposes, and is not really used.  That being said,</w:t>
        </w:r>
      </w:ins>
      <w:ins w:id="140" w:author="Joey Comeaux" w:date="2026-02-20T16:17:00Z" w16du:dateUtc="2026-02-20T23:17:00Z">
        <w:r>
          <w:rPr>
            <w:rFonts w:ascii="Arial" w:eastAsia="Arial" w:hAnsi="Arial" w:cs="Arial"/>
            <w:b w:val="0"/>
            <w:sz w:val="22"/>
            <w:szCs w:val="22"/>
          </w:rPr>
          <w:t xml:space="preserve"> in 2025, all BIC dat</w:t>
        </w:r>
      </w:ins>
      <w:ins w:id="141" w:author="Joey Comeaux" w:date="2026-02-20T16:18:00Z" w16du:dateUtc="2026-02-20T23:18:00Z">
        <w:r>
          <w:rPr>
            <w:rFonts w:ascii="Arial" w:eastAsia="Arial" w:hAnsi="Arial" w:cs="Arial"/>
            <w:b w:val="0"/>
            <w:sz w:val="22"/>
            <w:szCs w:val="22"/>
          </w:rPr>
          <w:t>asets were evaluated for field description</w:t>
        </w:r>
      </w:ins>
      <w:ins w:id="142" w:author="Joey Comeaux" w:date="2026-02-20T16:20:00Z" w16du:dateUtc="2026-02-20T23:20:00Z">
        <w:r w:rsidR="003F6E7C">
          <w:rPr>
            <w:rFonts w:ascii="Arial" w:eastAsia="Arial" w:hAnsi="Arial" w:cs="Arial"/>
            <w:b w:val="0"/>
            <w:sz w:val="22"/>
            <w:szCs w:val="22"/>
          </w:rPr>
          <w:t xml:space="preserve">. </w:t>
        </w:r>
      </w:ins>
      <w:ins w:id="143" w:author="Joey Comeaux" w:date="2026-02-20T16:21:00Z" w16du:dateUtc="2026-02-20T23:21:00Z">
        <w:r w:rsidR="003F6E7C">
          <w:rPr>
            <w:rFonts w:ascii="Arial" w:eastAsia="Arial" w:hAnsi="Arial" w:cs="Arial"/>
            <w:b w:val="0"/>
            <w:sz w:val="22"/>
            <w:szCs w:val="22"/>
          </w:rPr>
          <w:t xml:space="preserve">The results were split into datasets with and without maps. It is common for datasets derived from maps </w:t>
        </w:r>
      </w:ins>
      <w:ins w:id="144" w:author="Joey Comeaux" w:date="2026-02-20T16:22:00Z" w16du:dateUtc="2026-02-20T23:22:00Z">
        <w:r w:rsidR="003F6E7C">
          <w:rPr>
            <w:rFonts w:ascii="Arial" w:eastAsia="Arial" w:hAnsi="Arial" w:cs="Arial"/>
            <w:b w:val="0"/>
            <w:sz w:val="22"/>
            <w:szCs w:val="22"/>
          </w:rPr>
          <w:t>not to contain field descriptions.  The datasets without maps were then split into static and dynamic (i.e. updated) datasets, with the dyn</w:t>
        </w:r>
      </w:ins>
      <w:ins w:id="145" w:author="Joey Comeaux" w:date="2026-02-20T16:23:00Z" w16du:dateUtc="2026-02-20T23:23:00Z">
        <w:r w:rsidR="003F6E7C">
          <w:rPr>
            <w:rFonts w:ascii="Arial" w:eastAsia="Arial" w:hAnsi="Arial" w:cs="Arial"/>
            <w:b w:val="0"/>
            <w:sz w:val="22"/>
            <w:szCs w:val="22"/>
          </w:rPr>
          <w:t>amic datasets</w:t>
        </w:r>
      </w:ins>
      <w:ins w:id="146" w:author="Joey Comeaux" w:date="2026-02-20T16:26:00Z" w16du:dateUtc="2026-02-20T23:26:00Z">
        <w:r w:rsidR="003F6E7C">
          <w:rPr>
            <w:rFonts w:ascii="Arial" w:eastAsia="Arial" w:hAnsi="Arial" w:cs="Arial"/>
            <w:b w:val="0"/>
            <w:sz w:val="22"/>
            <w:szCs w:val="22"/>
          </w:rPr>
          <w:t>.  The dynamic datasets</w:t>
        </w:r>
      </w:ins>
      <w:ins w:id="147" w:author="Joey Comeaux" w:date="2026-02-20T16:23:00Z" w16du:dateUtc="2026-02-20T23:23:00Z">
        <w:r w:rsidR="003F6E7C">
          <w:rPr>
            <w:rFonts w:ascii="Arial" w:eastAsia="Arial" w:hAnsi="Arial" w:cs="Arial"/>
            <w:b w:val="0"/>
            <w:sz w:val="22"/>
            <w:szCs w:val="22"/>
          </w:rPr>
          <w:t xml:space="preserve"> with &lt; 50% of field description</w:t>
        </w:r>
      </w:ins>
      <w:ins w:id="148" w:author="Joey Comeaux" w:date="2026-02-20T16:25:00Z" w16du:dateUtc="2026-02-20T23:25:00Z">
        <w:r w:rsidR="003F6E7C">
          <w:rPr>
            <w:rFonts w:ascii="Arial" w:eastAsia="Arial" w:hAnsi="Arial" w:cs="Arial"/>
            <w:b w:val="0"/>
            <w:sz w:val="22"/>
            <w:szCs w:val="22"/>
          </w:rPr>
          <w:t xml:space="preserve"> coverage</w:t>
        </w:r>
      </w:ins>
      <w:ins w:id="149" w:author="Joey Comeaux" w:date="2026-02-20T16:23:00Z" w16du:dateUtc="2026-02-20T23:23:00Z">
        <w:r w:rsidR="003F6E7C">
          <w:rPr>
            <w:rFonts w:ascii="Arial" w:eastAsia="Arial" w:hAnsi="Arial" w:cs="Arial"/>
            <w:b w:val="0"/>
            <w:sz w:val="22"/>
            <w:szCs w:val="22"/>
          </w:rPr>
          <w:t xml:space="preserve"> are being corrected.  </w:t>
        </w:r>
      </w:ins>
    </w:p>
    <w:p w14:paraId="00000062" w14:textId="77777777" w:rsidR="00AD2385" w:rsidRDefault="00AD2385">
      <w:pPr>
        <w:pStyle w:val="Heading2"/>
      </w:pPr>
      <w:bookmarkStart w:id="150" w:name="_heading=h.z217brfbqqq2" w:colFirst="0" w:colLast="0"/>
      <w:bookmarkEnd w:id="150"/>
    </w:p>
    <w:p w14:paraId="00000063" w14:textId="77777777" w:rsidR="00AD2385" w:rsidRDefault="00000000">
      <w:pPr>
        <w:pStyle w:val="Heading2"/>
      </w:pPr>
      <w:bookmarkStart w:id="151" w:name="_heading=h.yvxiti7aygrn" w:colFirst="0" w:colLast="0"/>
      <w:bookmarkEnd w:id="151"/>
      <w:r>
        <w:t>General Rules for cleaning up Field Descriptions</w:t>
      </w:r>
    </w:p>
    <w:p w14:paraId="00000064" w14:textId="77777777" w:rsidR="00AD2385" w:rsidRDefault="00000000">
      <w:pPr>
        <w:numPr>
          <w:ilvl w:val="0"/>
          <w:numId w:val="17"/>
        </w:numPr>
        <w:rPr>
          <w:highlight w:val="white"/>
        </w:rPr>
      </w:pPr>
      <w:r>
        <w:rPr>
          <w:highlight w:val="white"/>
        </w:rPr>
        <w:t>Ignore all geometry fields in inventory that don't exist in API and add API fields to inventory</w:t>
      </w:r>
    </w:p>
    <w:p w14:paraId="00000065" w14:textId="6FEF7691" w:rsidR="00AD2385" w:rsidDel="003C166F" w:rsidRDefault="00000000">
      <w:pPr>
        <w:numPr>
          <w:ilvl w:val="0"/>
          <w:numId w:val="17"/>
        </w:numPr>
        <w:rPr>
          <w:del w:id="152" w:author="Joey Comeaux" w:date="2026-02-22T09:13:00Z" w16du:dateUtc="2026-02-22T16:13:00Z"/>
          <w:highlight w:val="white"/>
        </w:rPr>
      </w:pPr>
      <w:del w:id="153" w:author="Joey Comeaux" w:date="2026-02-22T09:13:00Z" w16du:dateUtc="2026-02-22T16:13:00Z">
        <w:r w:rsidDel="003C166F">
          <w:rPr>
            <w:highlight w:val="white"/>
          </w:rPr>
          <w:delText>Modify field descriptions tab in the inventory to match API where character removal is necessary for API Field Names (no spaces, substituted with underscores)</w:delText>
        </w:r>
      </w:del>
    </w:p>
    <w:p w14:paraId="00000066" w14:textId="0611A058" w:rsidR="00AD2385" w:rsidDel="003C166F" w:rsidRDefault="00000000">
      <w:pPr>
        <w:numPr>
          <w:ilvl w:val="0"/>
          <w:numId w:val="17"/>
        </w:numPr>
        <w:rPr>
          <w:del w:id="154" w:author="Joey Comeaux" w:date="2026-02-22T09:14:00Z" w16du:dateUtc="2026-02-22T16:14:00Z"/>
          <w:highlight w:val="white"/>
        </w:rPr>
      </w:pPr>
      <w:del w:id="155" w:author="Joey Comeaux" w:date="2026-02-22T09:14:00Z" w16du:dateUtc="2026-02-22T16:14:00Z">
        <w:r w:rsidDel="003C166F">
          <w:rPr>
            <w:highlight w:val="white"/>
          </w:rPr>
          <w:delText>Source Field Name comes from the provider</w:delText>
        </w:r>
      </w:del>
    </w:p>
    <w:p w14:paraId="00000067" w14:textId="7067D284" w:rsidR="00AD2385" w:rsidDel="003C166F" w:rsidRDefault="00000000">
      <w:pPr>
        <w:numPr>
          <w:ilvl w:val="1"/>
          <w:numId w:val="17"/>
        </w:numPr>
        <w:rPr>
          <w:del w:id="156" w:author="Joey Comeaux" w:date="2026-02-22T09:14:00Z" w16du:dateUtc="2026-02-22T16:14:00Z"/>
          <w:highlight w:val="white"/>
        </w:rPr>
      </w:pPr>
      <w:del w:id="157" w:author="Joey Comeaux" w:date="2026-02-22T09:14:00Z" w16du:dateUtc="2026-02-22T16:14:00Z">
        <w:r w:rsidDel="003C166F">
          <w:rPr>
            <w:highlight w:val="white"/>
          </w:rPr>
          <w:delText>This is used for tracking and communication with the data provider, as well as documentation.</w:delText>
        </w:r>
      </w:del>
    </w:p>
    <w:p w14:paraId="00000068" w14:textId="77777777" w:rsidR="00AD2385" w:rsidRDefault="00000000">
      <w:pPr>
        <w:numPr>
          <w:ilvl w:val="0"/>
          <w:numId w:val="17"/>
        </w:numPr>
        <w:rPr>
          <w:highlight w:val="white"/>
        </w:rPr>
      </w:pPr>
      <w:r>
        <w:rPr>
          <w:highlight w:val="white"/>
        </w:rPr>
        <w:t>Full Field Name will be in camelCase based off API Field Names according to the BIC standard</w:t>
      </w:r>
    </w:p>
    <w:p w14:paraId="00000069" w14:textId="77777777" w:rsidR="00AD2385" w:rsidRDefault="00000000">
      <w:pPr>
        <w:numPr>
          <w:ilvl w:val="1"/>
          <w:numId w:val="17"/>
        </w:numPr>
        <w:rPr>
          <w:highlight w:val="white"/>
        </w:rPr>
      </w:pPr>
      <w:r>
        <w:rPr>
          <w:highlight w:val="white"/>
        </w:rPr>
        <w:t>In situations where API field name is something like “descriptio” the Full Field Name should read description</w:t>
      </w:r>
    </w:p>
    <w:p w14:paraId="0000006A" w14:textId="77777777" w:rsidR="00AD2385" w:rsidRDefault="00000000">
      <w:pPr>
        <w:numPr>
          <w:ilvl w:val="1"/>
          <w:numId w:val="17"/>
        </w:numPr>
        <w:rPr>
          <w:highlight w:val="white"/>
        </w:rPr>
      </w:pPr>
      <w:r>
        <w:rPr>
          <w:highlight w:val="white"/>
        </w:rPr>
        <w:t>This is the field that will be/should be displayed in the dataset on CIM, and is the field name after any transformations have been applied</w:t>
      </w:r>
    </w:p>
    <w:p w14:paraId="0000006B" w14:textId="77777777" w:rsidR="00AD2385" w:rsidRDefault="00000000">
      <w:pPr>
        <w:numPr>
          <w:ilvl w:val="0"/>
          <w:numId w:val="17"/>
        </w:numPr>
        <w:rPr>
          <w:highlight w:val="white"/>
        </w:rPr>
      </w:pPr>
      <w:r>
        <w:rPr>
          <w:highlight w:val="white"/>
        </w:rPr>
        <w:t>API Field Name will be exactly as listed on CIM API page (</w:t>
      </w:r>
      <w:hyperlink r:id="rId14">
        <w:r w:rsidR="00AD2385">
          <w:rPr>
            <w:color w:val="1155CC"/>
            <w:highlight w:val="white"/>
            <w:u w:val="single"/>
          </w:rPr>
          <w:t>example</w:t>
        </w:r>
      </w:hyperlink>
      <w:r>
        <w:rPr>
          <w:highlight w:val="white"/>
        </w:rPr>
        <w:t>)</w:t>
      </w:r>
    </w:p>
    <w:p w14:paraId="0000006C" w14:textId="77777777" w:rsidR="00AD2385" w:rsidRDefault="00000000">
      <w:pPr>
        <w:numPr>
          <w:ilvl w:val="0"/>
          <w:numId w:val="17"/>
        </w:numPr>
        <w:rPr>
          <w:highlight w:val="white"/>
        </w:rPr>
      </w:pPr>
      <w:r>
        <w:rPr>
          <w:highlight w:val="white"/>
        </w:rPr>
        <w:t>Order is important. Ensure the order of fields is the same as listed on CIM or API Dev site - this allows future QA to be more efficient</w:t>
      </w:r>
    </w:p>
    <w:p w14:paraId="0000006D" w14:textId="77777777" w:rsidR="00AD2385" w:rsidRDefault="00000000">
      <w:pPr>
        <w:pStyle w:val="Heading2"/>
      </w:pPr>
      <w:bookmarkStart w:id="158" w:name="_heading=h.kt5fppempkch" w:colFirst="0" w:colLast="0"/>
      <w:bookmarkEnd w:id="158"/>
      <w:r>
        <w:t>ViewMetadata</w:t>
      </w:r>
    </w:p>
    <w:p w14:paraId="0000006E" w14:textId="77777777" w:rsidR="00AD2385" w:rsidRDefault="00000000">
      <w:pPr>
        <w:numPr>
          <w:ilvl w:val="0"/>
          <w:numId w:val="11"/>
        </w:numPr>
      </w:pPr>
      <w:r>
        <w:t xml:space="preserve">This tab contains the metadata about views for a specific dataset.  These are views that have been published as a separate dataset. </w:t>
      </w:r>
    </w:p>
    <w:p w14:paraId="0000006F" w14:textId="77777777" w:rsidR="00AD2385" w:rsidRDefault="00000000">
      <w:pPr>
        <w:numPr>
          <w:ilvl w:val="0"/>
          <w:numId w:val="11"/>
        </w:numPr>
      </w:pPr>
      <w:r>
        <w:t>As we find views, we document the metadata and link the views to the PublishedData Socrata Link.</w:t>
      </w:r>
    </w:p>
    <w:p w14:paraId="00000070" w14:textId="38F5C154" w:rsidR="00AD2385" w:rsidRDefault="00000000">
      <w:pPr>
        <w:numPr>
          <w:ilvl w:val="0"/>
          <w:numId w:val="11"/>
        </w:numPr>
      </w:pPr>
      <w:r>
        <w:t xml:space="preserve">As of </w:t>
      </w:r>
      <w:del w:id="159" w:author="Joey Comeaux" w:date="2026-02-23T07:30:00Z" w16du:dateUtc="2026-02-23T14:30:00Z">
        <w:r w:rsidDel="00D14369">
          <w:delText>June 2024</w:delText>
        </w:r>
      </w:del>
      <w:ins w:id="160" w:author="Joey Comeaux" w:date="2026-02-23T07:30:00Z" w16du:dateUtc="2026-02-23T14:30:00Z">
        <w:r w:rsidR="00D14369">
          <w:t>Feb, 2026</w:t>
        </w:r>
      </w:ins>
      <w:r>
        <w:t>, code needs to be developed to sync these nightly with Socrata overwriting only necessary information</w:t>
      </w:r>
      <w:ins w:id="161" w:author="Joey Comeaux" w:date="2026-02-23T07:30:00Z" w16du:dateUtc="2026-02-23T14:30:00Z">
        <w:r w:rsidR="00D14369">
          <w:t xml:space="preserve">, and there is currently </w:t>
        </w:r>
      </w:ins>
      <w:ins w:id="162" w:author="Joey Comeaux" w:date="2026-02-23T07:33:00Z" w16du:dateUtc="2026-02-23T14:33:00Z">
        <w:r w:rsidR="00D14369">
          <w:fldChar w:fldCharType="begin"/>
        </w:r>
        <w:r w:rsidR="00D14369">
          <w:instrText>HYPERLINK "https://xentity.atlassian.net/browse/BIC-701?search_id=763f6d9e-8b28-462e-a42d-fbe6ede44f93"</w:instrText>
        </w:r>
        <w:r w:rsidR="00D14369">
          <w:fldChar w:fldCharType="separate"/>
        </w:r>
        <w:r w:rsidR="00D14369" w:rsidRPr="00D14369">
          <w:rPr>
            <w:rStyle w:val="Hyperlink"/>
          </w:rPr>
          <w:t>a Jira card</w:t>
        </w:r>
        <w:r w:rsidR="00D14369">
          <w:fldChar w:fldCharType="end"/>
        </w:r>
      </w:ins>
      <w:ins w:id="163" w:author="Joey Comeaux" w:date="2026-02-23T07:31:00Z" w16du:dateUtc="2026-02-23T14:31:00Z">
        <w:r w:rsidR="00D14369">
          <w:t xml:space="preserve"> in the backlog for this.</w:t>
        </w:r>
      </w:ins>
      <w:del w:id="164" w:author="Joey Comeaux" w:date="2026-02-23T07:30:00Z" w16du:dateUtc="2026-02-23T14:30:00Z">
        <w:r w:rsidDel="00D14369">
          <w:delText xml:space="preserve">. </w:delText>
        </w:r>
      </w:del>
    </w:p>
    <w:p w14:paraId="00000071" w14:textId="77777777" w:rsidR="00AD2385" w:rsidRDefault="00000000">
      <w:pPr>
        <w:pStyle w:val="Heading2"/>
      </w:pPr>
      <w:bookmarkStart w:id="165" w:name="_heading=h.1t3h5sf" w:colFirst="0" w:colLast="0"/>
      <w:bookmarkEnd w:id="165"/>
      <w:r>
        <w:t>Other Tabs</w:t>
      </w:r>
    </w:p>
    <w:p w14:paraId="00000072" w14:textId="030A1C79" w:rsidR="00AD2385" w:rsidRDefault="00000000">
      <w:pPr>
        <w:pStyle w:val="Heading3"/>
      </w:pPr>
      <w:bookmarkStart w:id="166" w:name="_heading=h.4d34og8" w:colFirst="0" w:colLast="0"/>
      <w:bookmarkEnd w:id="166"/>
      <w:r>
        <w:t>UpdateCounts</w:t>
      </w:r>
      <w:sdt>
        <w:sdtPr>
          <w:tag w:val="goog_rdk_3"/>
          <w:id w:val="-149396905"/>
          <w:showingPlcHdr/>
        </w:sdtPr>
        <w:sdtContent>
          <w:r w:rsidR="00D14369">
            <w:t xml:space="preserve">     </w:t>
          </w:r>
          <w:commentRangeStart w:id="167"/>
          <w:commentRangeStart w:id="168"/>
        </w:sdtContent>
      </w:sdt>
    </w:p>
    <w:p w14:paraId="00000073" w14:textId="77777777" w:rsidR="00AD2385" w:rsidRDefault="00000000">
      <w:r>
        <w:t xml:space="preserve">The current fiscal year cumulative total of the number of datasets that have either been published or are in progress to be published.  The data is calculated using the PublishedData Tracker fields - Date Published to CIM and GOCode FY Published to CIM.  </w:t>
      </w:r>
    </w:p>
    <w:p w14:paraId="00000074" w14:textId="77777777" w:rsidR="00AD2385" w:rsidRDefault="00000000">
      <w:r>
        <w:lastRenderedPageBreak/>
        <w:t>To maintain accurate tracking, each Friday, the current week’s counts must be converted from a formula to values.</w:t>
      </w:r>
      <w:commentRangeEnd w:id="167"/>
      <w:r w:rsidR="00BF584B">
        <w:rPr>
          <w:rStyle w:val="CommentReference"/>
          <w:sz w:val="22"/>
          <w:szCs w:val="22"/>
        </w:rPr>
        <w:commentReference w:id="167"/>
      </w:r>
      <w:commentRangeEnd w:id="168"/>
      <w:r w:rsidR="00D14369">
        <w:rPr>
          <w:rStyle w:val="CommentReference"/>
          <w:sz w:val="22"/>
          <w:szCs w:val="22"/>
        </w:rPr>
        <w:commentReference w:id="168"/>
      </w:r>
    </w:p>
    <w:p w14:paraId="00000075" w14:textId="77777777" w:rsidR="00AD2385" w:rsidRDefault="00000000">
      <w:pPr>
        <w:pStyle w:val="Heading3"/>
      </w:pPr>
      <w:bookmarkStart w:id="169" w:name="_heading=h.2s8eyo1" w:colFirst="0" w:colLast="0"/>
      <w:bookmarkEnd w:id="169"/>
      <w:r>
        <w:t>Taxonomy</w:t>
      </w:r>
    </w:p>
    <w:p w14:paraId="00000076" w14:textId="54E76F26" w:rsidR="00AD2385" w:rsidRDefault="00000000">
      <w:r>
        <w:t xml:space="preserve">This is a working table of category and type taxonomy. All categories on the Colorado Information Marketplace and in the Data Inventory and Metadata </w:t>
      </w:r>
      <w:commentRangeStart w:id="170"/>
      <w:commentRangeStart w:id="171"/>
      <w:r>
        <w:t>workbook</w:t>
      </w:r>
      <w:commentRangeEnd w:id="170"/>
      <w:r w:rsidR="00BF584B">
        <w:rPr>
          <w:rStyle w:val="CommentReference"/>
          <w:sz w:val="22"/>
          <w:szCs w:val="22"/>
        </w:rPr>
        <w:commentReference w:id="170"/>
      </w:r>
      <w:commentRangeEnd w:id="171"/>
      <w:r w:rsidR="0078386D">
        <w:rPr>
          <w:rStyle w:val="CommentReference"/>
          <w:sz w:val="22"/>
          <w:szCs w:val="22"/>
        </w:rPr>
        <w:commentReference w:id="171"/>
      </w:r>
      <w:r>
        <w:t xml:space="preserve"> </w:t>
      </w:r>
      <w:del w:id="172" w:author="Joey Comeaux" w:date="2026-02-23T07:36:00Z" w16du:dateUtc="2026-02-23T14:36:00Z">
        <w:r w:rsidDel="00D14369">
          <w:delText xml:space="preserve">are </w:delText>
        </w:r>
      </w:del>
      <w:ins w:id="173" w:author="Joey Comeaux" w:date="2026-02-23T07:36:00Z" w16du:dateUtc="2026-02-23T14:36:00Z">
        <w:r w:rsidR="00D14369">
          <w:t xml:space="preserve">need to be  </w:t>
        </w:r>
      </w:ins>
      <w:r>
        <w:t xml:space="preserve">reconciled. This tab can be used for future work on taxonomy and defining/creating standards for categorization. Taxonomy categories are used to populate the Category and Type fields in the metadata ( PublishedData tab of the dataset tracker). See current research on </w:t>
      </w:r>
      <w:hyperlink r:id="rId15">
        <w:r w:rsidR="00AD2385">
          <w:rPr>
            <w:color w:val="1155CC"/>
            <w:u w:val="single"/>
          </w:rPr>
          <w:t>Ontologies, Provenance, and Semantic Interoperability (if you dare).</w:t>
        </w:r>
      </w:hyperlink>
    </w:p>
    <w:p w14:paraId="00000077" w14:textId="77777777" w:rsidR="00AD2385" w:rsidRDefault="00000000">
      <w:pPr>
        <w:pStyle w:val="Heading1"/>
      </w:pPr>
      <w:bookmarkStart w:id="174" w:name="_heading=h.17dp8vu" w:colFirst="0" w:colLast="0"/>
      <w:bookmarkEnd w:id="174"/>
      <w:r>
        <w:t>The Colorado Information Marketplace</w:t>
      </w:r>
    </w:p>
    <w:p w14:paraId="00000078" w14:textId="77777777" w:rsidR="00AD2385" w:rsidRDefault="00000000">
      <w:r>
        <w:t xml:space="preserve">The </w:t>
      </w:r>
      <w:hyperlink r:id="rId16">
        <w:r w:rsidR="00AD2385">
          <w:rPr>
            <w:color w:val="1155CC"/>
            <w:u w:val="single"/>
          </w:rPr>
          <w:t>Colorado Information Marketplace</w:t>
        </w:r>
      </w:hyperlink>
      <w:r>
        <w:t xml:space="preserve">, or “CIM” is the state of Colorado’s official open data portal. The portal is currently run on </w:t>
      </w:r>
      <w:hyperlink r:id="rId17">
        <w:r w:rsidR="00AD2385">
          <w:rPr>
            <w:color w:val="1155CC"/>
            <w:u w:val="single"/>
          </w:rPr>
          <w:t>Socrata</w:t>
        </w:r>
      </w:hyperlink>
      <w:r>
        <w:t>, of Tyler Technologies.</w:t>
      </w:r>
    </w:p>
    <w:p w14:paraId="00000079" w14:textId="77777777" w:rsidR="00AD2385" w:rsidRDefault="00000000">
      <w:pPr>
        <w:pStyle w:val="Heading2"/>
      </w:pPr>
      <w:bookmarkStart w:id="175" w:name="_heading=h.3rdcrjn" w:colFirst="0" w:colLast="0"/>
      <w:bookmarkEnd w:id="175"/>
      <w:r>
        <w:t>Basic Usage</w:t>
      </w:r>
    </w:p>
    <w:p w14:paraId="0000007A" w14:textId="77777777" w:rsidR="00AD2385" w:rsidRDefault="00000000">
      <w:r>
        <w:t xml:space="preserve">Data can be browsed in the </w:t>
      </w:r>
      <w:hyperlink r:id="rId18">
        <w:r w:rsidR="00AD2385">
          <w:rPr>
            <w:color w:val="1155CC"/>
            <w:u w:val="single"/>
          </w:rPr>
          <w:t>data catalog</w:t>
        </w:r>
      </w:hyperlink>
      <w:r>
        <w:t xml:space="preserve">. </w:t>
      </w:r>
    </w:p>
    <w:p w14:paraId="0000007B" w14:textId="77777777" w:rsidR="00AD2385" w:rsidRDefault="00AD2385"/>
    <w:p w14:paraId="0000007C" w14:textId="77777777" w:rsidR="00AD2385" w:rsidRDefault="00000000">
      <w:r>
        <w:t>On the left side of the catalog are options to filter data:</w:t>
      </w:r>
    </w:p>
    <w:p w14:paraId="0000007D" w14:textId="77777777" w:rsidR="00AD2385" w:rsidRDefault="00000000">
      <w:pPr>
        <w:numPr>
          <w:ilvl w:val="0"/>
          <w:numId w:val="13"/>
        </w:numPr>
        <w:rPr>
          <w:b/>
          <w:bCs/>
        </w:rPr>
      </w:pPr>
      <w:r>
        <w:rPr>
          <w:b/>
          <w:bCs/>
        </w:rPr>
        <w:t>Authority</w:t>
      </w:r>
    </w:p>
    <w:p w14:paraId="0000007E" w14:textId="77777777" w:rsidR="00AD2385" w:rsidRDefault="00000000">
      <w:pPr>
        <w:numPr>
          <w:ilvl w:val="1"/>
          <w:numId w:val="13"/>
        </w:numPr>
      </w:pPr>
      <w:r>
        <w:rPr>
          <w:b/>
          <w:bCs/>
        </w:rPr>
        <w:t xml:space="preserve">Official </w:t>
      </w:r>
      <w:r>
        <w:t>- displays only datasets that were published by a state data provider</w:t>
      </w:r>
    </w:p>
    <w:p w14:paraId="0000007F" w14:textId="77777777" w:rsidR="00AD2385" w:rsidRDefault="00000000">
      <w:pPr>
        <w:numPr>
          <w:ilvl w:val="1"/>
          <w:numId w:val="13"/>
        </w:numPr>
      </w:pPr>
      <w:r>
        <w:rPr>
          <w:b/>
          <w:bCs/>
        </w:rPr>
        <w:t xml:space="preserve">Community </w:t>
      </w:r>
      <w:r>
        <w:t>- displays only datasets that have been created by users that filter or sort datasets</w:t>
      </w:r>
    </w:p>
    <w:p w14:paraId="00000080" w14:textId="77777777" w:rsidR="00AD2385" w:rsidRDefault="00000000">
      <w:pPr>
        <w:numPr>
          <w:ilvl w:val="0"/>
          <w:numId w:val="13"/>
        </w:numPr>
      </w:pPr>
      <w:r>
        <w:rPr>
          <w:b/>
          <w:bCs/>
        </w:rPr>
        <w:t xml:space="preserve">View Types - </w:t>
      </w:r>
      <w:r>
        <w:t>Different datasets have different views. The two most useful dataset view are:</w:t>
      </w:r>
    </w:p>
    <w:p w14:paraId="00000081" w14:textId="77777777" w:rsidR="00AD2385" w:rsidRDefault="00000000">
      <w:pPr>
        <w:numPr>
          <w:ilvl w:val="1"/>
          <w:numId w:val="13"/>
        </w:numPr>
        <w:rPr>
          <w:b/>
          <w:bCs/>
        </w:rPr>
      </w:pPr>
      <w:r>
        <w:rPr>
          <w:b/>
          <w:bCs/>
        </w:rPr>
        <w:t xml:space="preserve">Datasets - </w:t>
      </w:r>
      <w:r>
        <w:t>tabular datasets</w:t>
      </w:r>
    </w:p>
    <w:p w14:paraId="00000082" w14:textId="77777777" w:rsidR="00AD2385" w:rsidRPr="00DE5171" w:rsidRDefault="00000000">
      <w:pPr>
        <w:numPr>
          <w:ilvl w:val="1"/>
          <w:numId w:val="13"/>
        </w:numPr>
        <w:rPr>
          <w:ins w:id="176" w:author="Joey Comeaux" w:date="2026-02-23T08:07:00Z" w16du:dateUtc="2026-02-23T15:07:00Z"/>
          <w:b/>
          <w:bCs/>
          <w:rPrChange w:id="177" w:author="Joey Comeaux" w:date="2026-02-23T08:07:00Z" w16du:dateUtc="2026-02-23T15:07:00Z">
            <w:rPr>
              <w:ins w:id="178" w:author="Joey Comeaux" w:date="2026-02-23T08:07:00Z" w16du:dateUtc="2026-02-23T15:07:00Z"/>
            </w:rPr>
          </w:rPrChange>
        </w:rPr>
      </w:pPr>
      <w:r>
        <w:rPr>
          <w:b/>
          <w:bCs/>
        </w:rPr>
        <w:t xml:space="preserve">Maps - </w:t>
      </w:r>
      <w:del w:id="179" w:author="Joey Comeaux" w:date="2026-02-23T08:12:00Z" w16du:dateUtc="2026-02-23T15:12:00Z">
        <w:r w:rsidDel="00DE5171">
          <w:delText xml:space="preserve"> </w:delText>
        </w:r>
      </w:del>
      <w:r>
        <w:t>map visualizations can be created with data that is geospatial in nature. Previously, Socrata allowed datasets to be published as maps, but now the data must be published separately from the map view that can be created from it and maps are treated as visualizations.</w:t>
      </w:r>
    </w:p>
    <w:p w14:paraId="25940FD8" w14:textId="395A973C" w:rsidR="00DE5171" w:rsidRDefault="00DE5171">
      <w:pPr>
        <w:numPr>
          <w:ilvl w:val="1"/>
          <w:numId w:val="13"/>
        </w:numPr>
        <w:rPr>
          <w:ins w:id="180" w:author="Joey Comeaux" w:date="2026-02-23T08:10:00Z" w16du:dateUtc="2026-02-23T15:10:00Z"/>
          <w:b/>
          <w:bCs/>
        </w:rPr>
      </w:pPr>
      <w:ins w:id="181" w:author="Joey Comeaux" w:date="2026-02-23T08:07:00Z" w16du:dateUtc="2026-02-23T15:07:00Z">
        <w:r w:rsidRPr="00DE5171">
          <w:rPr>
            <w:b/>
            <w:bCs/>
          </w:rPr>
          <w:t>Charts</w:t>
        </w:r>
      </w:ins>
      <w:ins w:id="182" w:author="Joey Comeaux" w:date="2026-02-23T08:11:00Z" w16du:dateUtc="2026-02-23T15:11:00Z">
        <w:r>
          <w:rPr>
            <w:b/>
            <w:bCs/>
          </w:rPr>
          <w:t xml:space="preserve"> -</w:t>
        </w:r>
      </w:ins>
      <w:ins w:id="183" w:author="Joey Comeaux" w:date="2026-02-23T08:07:00Z" w16du:dateUtc="2026-02-23T15:07:00Z">
        <w:r>
          <w:rPr>
            <w:b/>
            <w:bCs/>
          </w:rPr>
          <w:t xml:space="preserve"> </w:t>
        </w:r>
      </w:ins>
      <w:ins w:id="184" w:author="Joey Comeaux" w:date="2026-02-23T08:08:00Z" w16du:dateUtc="2026-02-23T15:08:00Z">
        <w:r w:rsidRPr="00DE5171">
          <w:rPr>
            <w:rPrChange w:id="185" w:author="Joey Comeaux" w:date="2026-02-23T08:10:00Z" w16du:dateUtc="2026-02-23T15:10:00Z">
              <w:rPr>
                <w:b/>
                <w:bCs/>
              </w:rPr>
            </w:rPrChange>
          </w:rPr>
          <w:t xml:space="preserve">data visualizations created </w:t>
        </w:r>
      </w:ins>
      <w:ins w:id="186" w:author="Joey Comeaux" w:date="2026-02-23T08:09:00Z" w16du:dateUtc="2026-02-23T15:09:00Z">
        <w:r w:rsidRPr="00DE5171">
          <w:rPr>
            <w:rPrChange w:id="187" w:author="Joey Comeaux" w:date="2026-02-23T08:10:00Z" w16du:dateUtc="2026-02-23T15:10:00Z">
              <w:rPr>
                <w:b/>
                <w:bCs/>
              </w:rPr>
            </w:rPrChange>
          </w:rPr>
          <w:t>for specific datasets.</w:t>
        </w:r>
      </w:ins>
    </w:p>
    <w:p w14:paraId="4C1E355B" w14:textId="71EFFC63" w:rsidR="00DE5171" w:rsidRPr="00DE5171" w:rsidRDefault="00DE5171">
      <w:pPr>
        <w:numPr>
          <w:ilvl w:val="1"/>
          <w:numId w:val="13"/>
        </w:numPr>
        <w:rPr>
          <w:ins w:id="188" w:author="Joey Comeaux" w:date="2026-02-23T08:13:00Z" w16du:dateUtc="2026-02-23T15:13:00Z"/>
          <w:b/>
          <w:bCs/>
          <w:rPrChange w:id="189" w:author="Joey Comeaux" w:date="2026-02-23T08:13:00Z" w16du:dateUtc="2026-02-23T15:13:00Z">
            <w:rPr>
              <w:ins w:id="190" w:author="Joey Comeaux" w:date="2026-02-23T08:13:00Z" w16du:dateUtc="2026-02-23T15:13:00Z"/>
            </w:rPr>
          </w:rPrChange>
        </w:rPr>
      </w:pPr>
      <w:ins w:id="191" w:author="Joey Comeaux" w:date="2026-02-23T08:10:00Z" w16du:dateUtc="2026-02-23T15:10:00Z">
        <w:r>
          <w:rPr>
            <w:b/>
            <w:bCs/>
          </w:rPr>
          <w:t>Ex</w:t>
        </w:r>
      </w:ins>
      <w:ins w:id="192" w:author="Joey Comeaux" w:date="2026-02-23T08:11:00Z" w16du:dateUtc="2026-02-23T15:11:00Z">
        <w:r>
          <w:rPr>
            <w:b/>
            <w:bCs/>
          </w:rPr>
          <w:t xml:space="preserve">ternal Datasets </w:t>
        </w:r>
        <w:r>
          <w:t>-</w:t>
        </w:r>
      </w:ins>
      <w:ins w:id="193" w:author="Joey Comeaux" w:date="2026-02-23T08:12:00Z" w16du:dateUtc="2026-02-23T15:12:00Z">
        <w:r>
          <w:t xml:space="preserve"> </w:t>
        </w:r>
      </w:ins>
      <w:ins w:id="194" w:author="Joey Comeaux" w:date="2026-02-23T08:11:00Z" w16du:dateUtc="2026-02-23T15:11:00Z">
        <w:r>
          <w:t xml:space="preserve"> </w:t>
        </w:r>
      </w:ins>
      <w:ins w:id="195" w:author="Joey Comeaux" w:date="2026-02-23T08:12:00Z" w16du:dateUtc="2026-02-23T15:12:00Z">
        <w:r>
          <w:t xml:space="preserve">datasets can now be created that </w:t>
        </w:r>
      </w:ins>
      <w:ins w:id="196" w:author="Joey Comeaux" w:date="2026-02-23T08:13:00Z" w16du:dateUtc="2026-02-23T15:13:00Z">
        <w:r>
          <w:t>simpy point to external datasets, no data is stored on CIM.</w:t>
        </w:r>
      </w:ins>
    </w:p>
    <w:p w14:paraId="0EB3C5C4" w14:textId="05F0DC45" w:rsidR="00DE5171" w:rsidRPr="0012726B" w:rsidRDefault="00DE5171">
      <w:pPr>
        <w:numPr>
          <w:ilvl w:val="1"/>
          <w:numId w:val="13"/>
        </w:numPr>
        <w:rPr>
          <w:ins w:id="197" w:author="Joey Comeaux" w:date="2026-02-23T08:19:00Z" w16du:dateUtc="2026-02-23T15:19:00Z"/>
          <w:b/>
          <w:bCs/>
          <w:rPrChange w:id="198" w:author="Joey Comeaux" w:date="2026-02-23T08:19:00Z" w16du:dateUtc="2026-02-23T15:19:00Z">
            <w:rPr>
              <w:ins w:id="199" w:author="Joey Comeaux" w:date="2026-02-23T08:19:00Z" w16du:dateUtc="2026-02-23T15:19:00Z"/>
            </w:rPr>
          </w:rPrChange>
        </w:rPr>
      </w:pPr>
      <w:ins w:id="200" w:author="Joey Comeaux" w:date="2026-02-23T08:15:00Z" w16du:dateUtc="2026-02-23T15:15:00Z">
        <w:r>
          <w:rPr>
            <w:b/>
            <w:bCs/>
          </w:rPr>
          <w:t>Files and Documents</w:t>
        </w:r>
        <w:r>
          <w:t xml:space="preserve"> </w:t>
        </w:r>
      </w:ins>
      <w:ins w:id="201" w:author="Joey Comeaux" w:date="2026-02-23T08:16:00Z" w16du:dateUtc="2026-02-23T15:16:00Z">
        <w:r>
          <w:t>–</w:t>
        </w:r>
      </w:ins>
      <w:ins w:id="202" w:author="Joey Comeaux" w:date="2026-02-23T08:15:00Z" w16du:dateUtc="2026-02-23T15:15:00Z">
        <w:r>
          <w:t xml:space="preserve"> </w:t>
        </w:r>
      </w:ins>
      <w:ins w:id="203" w:author="Joey Comeaux" w:date="2026-02-23T08:16:00Z" w16du:dateUtc="2026-02-23T15:16:00Z">
        <w:r>
          <w:t>datasets that simply link to a document or a file, but no data is available.</w:t>
        </w:r>
      </w:ins>
    </w:p>
    <w:p w14:paraId="326D0053" w14:textId="33A82854" w:rsidR="00410FDB" w:rsidRPr="00410FDB" w:rsidRDefault="0012726B">
      <w:pPr>
        <w:numPr>
          <w:ilvl w:val="1"/>
          <w:numId w:val="13"/>
        </w:numPr>
        <w:rPr>
          <w:ins w:id="204" w:author="Joey Comeaux" w:date="2026-02-23T08:29:00Z" w16du:dateUtc="2026-02-23T15:29:00Z"/>
          <w:b/>
          <w:bCs/>
          <w:rPrChange w:id="205" w:author="Joey Comeaux" w:date="2026-02-23T08:29:00Z" w16du:dateUtc="2026-02-23T15:29:00Z">
            <w:rPr>
              <w:ins w:id="206" w:author="Joey Comeaux" w:date="2026-02-23T08:29:00Z" w16du:dateUtc="2026-02-23T15:29:00Z"/>
            </w:rPr>
          </w:rPrChange>
        </w:rPr>
      </w:pPr>
      <w:ins w:id="207" w:author="Joey Comeaux" w:date="2026-02-23T08:19:00Z" w16du:dateUtc="2026-02-23T15:19:00Z">
        <w:r>
          <w:rPr>
            <w:b/>
            <w:bCs/>
          </w:rPr>
          <w:t xml:space="preserve">Filtered Views </w:t>
        </w:r>
      </w:ins>
      <w:ins w:id="208" w:author="Joey Comeaux" w:date="2026-02-23T08:29:00Z" w16du:dateUtc="2026-02-23T15:29:00Z">
        <w:r w:rsidR="00410FDB">
          <w:t>-</w:t>
        </w:r>
      </w:ins>
      <w:ins w:id="209" w:author="Joey Comeaux" w:date="2026-02-23T08:19:00Z" w16du:dateUtc="2026-02-23T15:19:00Z">
        <w:r>
          <w:t xml:space="preserve"> </w:t>
        </w:r>
      </w:ins>
      <w:ins w:id="210" w:author="Joey Comeaux" w:date="2026-02-23T08:20:00Z" w16du:dateUtc="2026-02-23T15:20:00Z">
        <w:r>
          <w:t xml:space="preserve">views of datasets </w:t>
        </w:r>
      </w:ins>
      <w:ins w:id="211" w:author="Joey Comeaux" w:date="2026-02-23T08:22:00Z" w16du:dateUtc="2026-02-23T15:22:00Z">
        <w:r>
          <w:t>which have been filtered to display a subset</w:t>
        </w:r>
      </w:ins>
      <w:ins w:id="212" w:author="Joey Comeaux" w:date="2026-02-23T08:23:00Z" w16du:dateUtc="2026-02-23T15:23:00Z">
        <w:r>
          <w:t xml:space="preserve">(s).  One of BIC’s most popular datasets is the </w:t>
        </w:r>
      </w:ins>
      <w:ins w:id="213" w:author="Joey Comeaux" w:date="2026-02-23T08:25:00Z" w16du:dateUtc="2026-02-23T15:25:00Z">
        <w:r>
          <w:fldChar w:fldCharType="begin"/>
        </w:r>
        <w:r>
          <w:instrText>HYPERLINK "https://data.colorado.gov/Business/Active-Nursing-Licenses-in-Colorado/gzth-nufs/about_data"</w:instrText>
        </w:r>
        <w:r>
          <w:fldChar w:fldCharType="separate"/>
        </w:r>
        <w:r w:rsidRPr="0012726B">
          <w:rPr>
            <w:rStyle w:val="Hyperlink"/>
          </w:rPr>
          <w:t>Active Nursing Licenses</w:t>
        </w:r>
        <w:r>
          <w:fldChar w:fldCharType="end"/>
        </w:r>
        <w:r>
          <w:t xml:space="preserve">, which is a view (subset) of the </w:t>
        </w:r>
      </w:ins>
      <w:ins w:id="214" w:author="Joey Comeaux" w:date="2026-02-23T08:26:00Z" w16du:dateUtc="2026-02-23T15:26:00Z">
        <w:r>
          <w:fldChar w:fldCharType="begin"/>
        </w:r>
        <w:r>
          <w:instrText>HYPERLINK "https://data.colorado.gov/Regulations/Professional-and-Occupational-Licenses-in-Colorado/7s5z-vewr/about_data"</w:instrText>
        </w:r>
        <w:r>
          <w:fldChar w:fldCharType="separate"/>
        </w:r>
        <w:r w:rsidRPr="0012726B">
          <w:rPr>
            <w:rStyle w:val="Hyperlink"/>
          </w:rPr>
          <w:t>Professional and Occupational Licenses</w:t>
        </w:r>
        <w:r>
          <w:fldChar w:fldCharType="end"/>
        </w:r>
        <w:r>
          <w:t xml:space="preserve"> dataset. </w:t>
        </w:r>
      </w:ins>
    </w:p>
    <w:p w14:paraId="5214F9E2" w14:textId="0ED6A71D" w:rsidR="0012726B" w:rsidRPr="0012726B" w:rsidRDefault="00410FDB">
      <w:pPr>
        <w:numPr>
          <w:ilvl w:val="1"/>
          <w:numId w:val="13"/>
        </w:numPr>
        <w:rPr>
          <w:ins w:id="215" w:author="Joey Comeaux" w:date="2026-02-23T08:26:00Z" w16du:dateUtc="2026-02-23T15:26:00Z"/>
          <w:b/>
          <w:bCs/>
          <w:rPrChange w:id="216" w:author="Joey Comeaux" w:date="2026-02-23T08:26:00Z" w16du:dateUtc="2026-02-23T15:26:00Z">
            <w:rPr>
              <w:ins w:id="217" w:author="Joey Comeaux" w:date="2026-02-23T08:26:00Z" w16du:dateUtc="2026-02-23T15:26:00Z"/>
            </w:rPr>
          </w:rPrChange>
        </w:rPr>
      </w:pPr>
      <w:ins w:id="218" w:author="Joey Comeaux" w:date="2026-02-23T08:29:00Z" w16du:dateUtc="2026-02-23T15:29:00Z">
        <w:r>
          <w:rPr>
            <w:b/>
            <w:bCs/>
          </w:rPr>
          <w:t xml:space="preserve">Stories </w:t>
        </w:r>
        <w:r>
          <w:t xml:space="preserve"> - </w:t>
        </w:r>
      </w:ins>
      <w:ins w:id="219" w:author="Joey Comeaux" w:date="2026-02-23T08:30:00Z" w16du:dateUtc="2026-02-23T15:30:00Z">
        <w:r>
          <w:t xml:space="preserve">allows for </w:t>
        </w:r>
      </w:ins>
      <w:ins w:id="220" w:author="Joey Comeaux" w:date="2026-02-23T08:31:00Z" w16du:dateUtc="2026-02-23T15:31:00Z">
        <w:r>
          <w:t>a collection of datasets to be gathered and described.</w:t>
        </w:r>
      </w:ins>
      <w:ins w:id="221" w:author="Joey Comeaux" w:date="2026-02-23T08:34:00Z" w16du:dateUtc="2026-02-23T15:34:00Z">
        <w:r>
          <w:t xml:space="preserve">  This has been used sparingly in BIC, but could be very useful in </w:t>
        </w:r>
      </w:ins>
      <w:ins w:id="222" w:author="Joey Comeaux" w:date="2026-02-23T08:35:00Z" w16du:dateUtc="2026-02-23T15:35:00Z">
        <w:r>
          <w:t>unifying collections of datasets.</w:t>
        </w:r>
      </w:ins>
      <w:ins w:id="223" w:author="Joey Comeaux" w:date="2026-02-23T08:26:00Z" w16du:dateUtc="2026-02-23T15:26:00Z">
        <w:r w:rsidR="0012726B">
          <w:t xml:space="preserve"> </w:t>
        </w:r>
      </w:ins>
    </w:p>
    <w:p w14:paraId="1491CD7D" w14:textId="5CE96B89" w:rsidR="0012726B" w:rsidRPr="00410FDB" w:rsidRDefault="00410FDB">
      <w:pPr>
        <w:numPr>
          <w:ilvl w:val="1"/>
          <w:numId w:val="13"/>
        </w:numPr>
        <w:rPr>
          <w:ins w:id="224" w:author="Joey Comeaux" w:date="2026-02-23T08:33:00Z" w16du:dateUtc="2026-02-23T15:33:00Z"/>
          <w:b/>
          <w:bCs/>
          <w:rPrChange w:id="225" w:author="Joey Comeaux" w:date="2026-02-23T08:33:00Z" w16du:dateUtc="2026-02-23T15:33:00Z">
            <w:rPr>
              <w:ins w:id="226" w:author="Joey Comeaux" w:date="2026-02-23T08:33:00Z" w16du:dateUtc="2026-02-23T15:33:00Z"/>
            </w:rPr>
          </w:rPrChange>
        </w:rPr>
      </w:pPr>
      <w:ins w:id="227" w:author="Joey Comeaux" w:date="2026-02-23T08:28:00Z" w16du:dateUtc="2026-02-23T15:28:00Z">
        <w:r>
          <w:rPr>
            <w:b/>
            <w:bCs/>
          </w:rPr>
          <w:t xml:space="preserve">Forms </w:t>
        </w:r>
      </w:ins>
      <w:ins w:id="228" w:author="Joey Comeaux" w:date="2026-02-23T08:29:00Z" w16du:dateUtc="2026-02-23T15:29:00Z">
        <w:r>
          <w:t>- not used as of Feb</w:t>
        </w:r>
      </w:ins>
      <w:ins w:id="229" w:author="Joey Comeaux" w:date="2026-02-23T08:33:00Z" w16du:dateUtc="2026-02-23T15:33:00Z">
        <w:r>
          <w:t>ruary</w:t>
        </w:r>
      </w:ins>
      <w:ins w:id="230" w:author="Joey Comeaux" w:date="2026-02-23T08:29:00Z" w16du:dateUtc="2026-02-23T15:29:00Z">
        <w:r>
          <w:t>, 2026</w:t>
        </w:r>
      </w:ins>
      <w:ins w:id="231" w:author="Joey Comeaux" w:date="2026-02-23T08:33:00Z" w16du:dateUtc="2026-02-23T15:33:00Z">
        <w:r>
          <w:t>.</w:t>
        </w:r>
      </w:ins>
    </w:p>
    <w:p w14:paraId="2644542B" w14:textId="2B4249CF" w:rsidR="00410FDB" w:rsidRPr="00DE5171" w:rsidRDefault="00410FDB">
      <w:pPr>
        <w:numPr>
          <w:ilvl w:val="1"/>
          <w:numId w:val="13"/>
        </w:numPr>
        <w:rPr>
          <w:b/>
          <w:bCs/>
        </w:rPr>
      </w:pPr>
      <w:ins w:id="232" w:author="Joey Comeaux" w:date="2026-02-23T08:33:00Z" w16du:dateUtc="2026-02-23T15:33:00Z">
        <w:r>
          <w:rPr>
            <w:b/>
            <w:bCs/>
          </w:rPr>
          <w:lastRenderedPageBreak/>
          <w:t xml:space="preserve">Calendars </w:t>
        </w:r>
        <w:r>
          <w:t>– not used as of February, 2026.</w:t>
        </w:r>
      </w:ins>
    </w:p>
    <w:p w14:paraId="00000083" w14:textId="35D061B8" w:rsidR="00AD2385" w:rsidRDefault="00000000">
      <w:pPr>
        <w:numPr>
          <w:ilvl w:val="0"/>
          <w:numId w:val="13"/>
        </w:numPr>
        <w:rPr>
          <w:b/>
          <w:bCs/>
        </w:rPr>
      </w:pPr>
      <w:r>
        <w:rPr>
          <w:b/>
          <w:bCs/>
        </w:rPr>
        <w:t xml:space="preserve">Categories - </w:t>
      </w:r>
      <w:r>
        <w:t xml:space="preserve">Datasets are given one category at the time of </w:t>
      </w:r>
      <w:commentRangeStart w:id="233"/>
      <w:r>
        <w:t>publish</w:t>
      </w:r>
      <w:commentRangeEnd w:id="233"/>
      <w:r w:rsidR="00BF584B">
        <w:rPr>
          <w:rStyle w:val="CommentReference"/>
          <w:sz w:val="22"/>
          <w:szCs w:val="22"/>
        </w:rPr>
        <w:commentReference w:id="233"/>
      </w:r>
      <w:r>
        <w:t>. By selecting a category only datasets in that category are displayed</w:t>
      </w:r>
      <w:ins w:id="234" w:author="Joey Comeaux" w:date="2026-02-23T09:03:00Z" w16du:dateUtc="2026-02-23T16:03:00Z">
        <w:r w:rsidR="00631EE9">
          <w:t>.  This relates to the Taxono</w:t>
        </w:r>
      </w:ins>
      <w:ins w:id="235" w:author="Joey Comeaux" w:date="2026-02-23T09:04:00Z" w16du:dateUtc="2026-02-23T16:04:00Z">
        <w:r w:rsidR="00631EE9">
          <w:t xml:space="preserve">my noted above.  </w:t>
        </w:r>
      </w:ins>
    </w:p>
    <w:p w14:paraId="00000084" w14:textId="38BC7BF6" w:rsidR="00AD2385" w:rsidRDefault="00000000">
      <w:pPr>
        <w:numPr>
          <w:ilvl w:val="0"/>
          <w:numId w:val="13"/>
        </w:numPr>
        <w:rPr>
          <w:b/>
          <w:bCs/>
        </w:rPr>
      </w:pPr>
      <w:del w:id="236" w:author="Joey Comeaux" w:date="2026-02-22T09:31:00Z" w16du:dateUtc="2026-02-22T16:31:00Z">
        <w:r w:rsidDel="002244DA">
          <w:rPr>
            <w:b/>
            <w:bCs/>
          </w:rPr>
          <w:delText xml:space="preserve">Federated </w:delText>
        </w:r>
      </w:del>
      <w:r>
        <w:rPr>
          <w:b/>
          <w:bCs/>
        </w:rPr>
        <w:t xml:space="preserve">Domains - </w:t>
      </w:r>
      <w:r>
        <w:t>Other agencies in the state have their own data portals that run on Socrata. These agencies have agreed to federate their data to CIM. This allows CIM users to view the federated data without searching through the other data portals. Currently there are two federated domains:</w:t>
      </w:r>
    </w:p>
    <w:p w14:paraId="00000085" w14:textId="77777777" w:rsidR="00AD2385" w:rsidRDefault="00000000">
      <w:pPr>
        <w:numPr>
          <w:ilvl w:val="1"/>
          <w:numId w:val="13"/>
        </w:numPr>
      </w:pPr>
      <w:r>
        <w:t>City of Fort Collins</w:t>
      </w:r>
    </w:p>
    <w:p w14:paraId="00000086" w14:textId="77777777" w:rsidR="00AD2385" w:rsidRDefault="00000000">
      <w:pPr>
        <w:numPr>
          <w:ilvl w:val="0"/>
          <w:numId w:val="13"/>
        </w:numPr>
        <w:rPr>
          <w:b/>
          <w:bCs/>
        </w:rPr>
      </w:pPr>
      <w:r>
        <w:rPr>
          <w:b/>
          <w:bCs/>
        </w:rPr>
        <w:t xml:space="preserve">Tags - </w:t>
      </w:r>
      <w:r>
        <w:t xml:space="preserve">All datasets are given tags, or keywords when they are published. These are the search terms that allow users to find data, and find connected data like “census” or “charity </w:t>
      </w:r>
      <w:commentRangeStart w:id="237"/>
      <w:r>
        <w:t>registration</w:t>
      </w:r>
      <w:commentRangeEnd w:id="237"/>
      <w:r w:rsidR="00BF584B">
        <w:rPr>
          <w:rStyle w:val="CommentReference"/>
          <w:sz w:val="22"/>
          <w:szCs w:val="22"/>
        </w:rPr>
        <w:commentReference w:id="237"/>
      </w:r>
      <w:r>
        <w:t>”</w:t>
      </w:r>
    </w:p>
    <w:p w14:paraId="00000087" w14:textId="77777777" w:rsidR="00AD2385" w:rsidRDefault="00AD2385"/>
    <w:p w14:paraId="00000088" w14:textId="77777777" w:rsidR="00AD2385" w:rsidRDefault="00000000">
      <w:pPr>
        <w:rPr>
          <w:highlight w:val="yellow"/>
        </w:rPr>
      </w:pPr>
      <w:r>
        <w:t xml:space="preserve">Each dataset is given a unique 4 character x 4 character identifier. This is referred to as the dataset 4x4 or the UID. Dataset UIDs are found in the URL of the dataset. For example, the highlighted portion of this URL is the UID: </w:t>
      </w:r>
      <w:hyperlink r:id="rId19">
        <w:r w:rsidR="00AD2385">
          <w:rPr>
            <w:color w:val="1155CC"/>
            <w:u w:val="single"/>
          </w:rPr>
          <w:t>https://data.colorado.gov/Transportation/Highway-Mileposts-in-Colorado/</w:t>
        </w:r>
      </w:hyperlink>
      <w:hyperlink r:id="rId20">
        <w:r w:rsidR="00AD2385">
          <w:rPr>
            <w:color w:val="1155CC"/>
            <w:highlight w:val="yellow"/>
            <w:u w:val="single"/>
          </w:rPr>
          <w:t>trm9-dm4m</w:t>
        </w:r>
      </w:hyperlink>
    </w:p>
    <w:p w14:paraId="00000089" w14:textId="77777777" w:rsidR="00AD2385" w:rsidRDefault="00AD2385">
      <w:pPr>
        <w:rPr>
          <w:highlight w:val="yellow"/>
        </w:rPr>
      </w:pPr>
    </w:p>
    <w:p w14:paraId="0000008A" w14:textId="77777777" w:rsidR="00AD2385" w:rsidRDefault="00000000">
      <w:r>
        <w:t xml:space="preserve">If the UID to a dataset is known, one can quickly navigate to that dataset by replacing the UID of the dataset currently being viewed in the URL. For example, we can take the above url and add a different 4x4 to it, we will be redirected to the new UID dataset primer page. </w:t>
      </w:r>
    </w:p>
    <w:p w14:paraId="0000008B" w14:textId="77777777" w:rsidR="00AD2385" w:rsidRDefault="00AD2385">
      <w:pPr>
        <w:rPr>
          <w:highlight w:val="yellow"/>
        </w:rPr>
      </w:pPr>
      <w:hyperlink r:id="rId21">
        <w:r>
          <w:rPr>
            <w:color w:val="1155CC"/>
            <w:u w:val="single"/>
          </w:rPr>
          <w:t>https://data.colorado.gov/Transportation/Highway-Mileposts-in-Colorado/</w:t>
        </w:r>
      </w:hyperlink>
      <w:hyperlink r:id="rId22">
        <w:r>
          <w:rPr>
            <w:color w:val="1155CC"/>
            <w:highlight w:val="yellow"/>
            <w:u w:val="single"/>
          </w:rPr>
          <w:t>4ykn-tg5h</w:t>
        </w:r>
      </w:hyperlink>
      <w:r>
        <w:rPr>
          <w:highlight w:val="yellow"/>
        </w:rPr>
        <w:t xml:space="preserve"> </w:t>
      </w:r>
    </w:p>
    <w:p w14:paraId="0000008C" w14:textId="77777777" w:rsidR="00AD2385" w:rsidRDefault="00AD2385">
      <w:pPr>
        <w:rPr>
          <w:highlight w:val="yellow"/>
        </w:rPr>
      </w:pPr>
    </w:p>
    <w:p w14:paraId="0000008D" w14:textId="77777777" w:rsidR="00AD2385" w:rsidRDefault="00000000">
      <w:r>
        <w:t>The dataset 4x4 is also necessary to utilize Socrata’s API and Metadata API.</w:t>
      </w:r>
    </w:p>
    <w:p w14:paraId="0000008E" w14:textId="77777777" w:rsidR="00AD2385" w:rsidRDefault="00AD2385">
      <w:pPr>
        <w:rPr>
          <w:highlight w:val="yellow"/>
        </w:rPr>
      </w:pPr>
    </w:p>
    <w:p w14:paraId="0000008F" w14:textId="77777777" w:rsidR="00AD2385" w:rsidRDefault="00000000">
      <w:pPr>
        <w:pStyle w:val="Heading2"/>
      </w:pPr>
      <w:bookmarkStart w:id="238" w:name="_heading=h.26in1rg" w:colFirst="0" w:colLast="0"/>
      <w:bookmarkEnd w:id="238"/>
      <w:r>
        <w:t>API</w:t>
      </w:r>
    </w:p>
    <w:p w14:paraId="00000090" w14:textId="77777777" w:rsidR="00AD2385" w:rsidRDefault="00000000">
      <w:pPr>
        <w:rPr>
          <w:ins w:id="239" w:author="Joey Comeaux" w:date="2026-02-22T09:37:00Z" w16du:dateUtc="2026-02-22T16:37:00Z"/>
        </w:rPr>
      </w:pPr>
      <w:r>
        <w:t xml:space="preserve">Socrata has an API for datasets. When on a dataset primer page (like </w:t>
      </w:r>
      <w:hyperlink r:id="rId23">
        <w:r w:rsidR="00AD2385">
          <w:rPr>
            <w:color w:val="1155CC"/>
            <w:u w:val="single"/>
          </w:rPr>
          <w:t>https://data.colorado.gov/Building-and-Facilities/Residence-Characteristics-in-Clear-Creek-County-20/mev7-qffb/about_data</w:t>
        </w:r>
      </w:hyperlink>
      <w:r>
        <w:t xml:space="preserve">), click Actions drop down and then API to get the API endpoint. Clicking on “API Documentation” will bring you to a Socrata page with API examples for the dataset in question. </w:t>
      </w:r>
    </w:p>
    <w:p w14:paraId="402282D3" w14:textId="77777777" w:rsidR="00A835C2" w:rsidRDefault="00A835C2">
      <w:pPr>
        <w:rPr>
          <w:ins w:id="240" w:author="Joey Comeaux" w:date="2026-02-22T09:37:00Z" w16du:dateUtc="2026-02-22T16:37:00Z"/>
        </w:rPr>
      </w:pPr>
    </w:p>
    <w:p w14:paraId="3BABDAE4" w14:textId="3D117EC9" w:rsidR="00A835C2" w:rsidRDefault="00A835C2">
      <w:pPr>
        <w:rPr>
          <w:ins w:id="241" w:author="Joey Comeaux" w:date="2026-02-22T09:50:00Z" w16du:dateUtc="2026-02-22T16:50:00Z"/>
        </w:rPr>
      </w:pPr>
      <w:ins w:id="242" w:author="Joey Comeaux" w:date="2026-02-22T09:37:00Z" w16du:dateUtc="2026-02-22T16:37:00Z">
        <w:r>
          <w:t xml:space="preserve">In 2025, </w:t>
        </w:r>
      </w:ins>
      <w:ins w:id="243" w:author="Joey Comeaux" w:date="2026-02-22T09:38:00Z" w16du:dateUtc="2026-02-22T16:38:00Z">
        <w:r>
          <w:t>Socrata introduce a new API protoco</w:t>
        </w:r>
      </w:ins>
      <w:ins w:id="244" w:author="Joey Comeaux" w:date="2026-02-22T09:39:00Z" w16du:dateUtc="2026-02-22T16:39:00Z">
        <w:r>
          <w:t>, SODA3</w:t>
        </w:r>
      </w:ins>
      <w:ins w:id="245" w:author="Joey Comeaux" w:date="2026-02-22T09:40:00Z" w16du:dateUtc="2026-02-22T16:40:00Z">
        <w:r>
          <w:t>, w</w:t>
        </w:r>
      </w:ins>
      <w:ins w:id="246" w:author="Joey Comeaux" w:date="2026-02-22T09:41:00Z" w16du:dateUtc="2026-02-22T16:41:00Z">
        <w:r>
          <w:t xml:space="preserve">hich requires authentication, </w:t>
        </w:r>
      </w:ins>
      <w:ins w:id="247" w:author="Joey Comeaux" w:date="2026-02-22T09:38:00Z" w16du:dateUtc="2026-02-22T16:38:00Z">
        <w:r>
          <w:t>for accessing data via API.</w:t>
        </w:r>
      </w:ins>
      <w:ins w:id="248" w:author="Joey Comeaux" w:date="2026-02-22T09:42:00Z" w16du:dateUtc="2026-02-22T16:42:00Z">
        <w:r>
          <w:t xml:space="preserve">  As of February, 2026, the older SODA 2 , which does not authentication, is still available. </w:t>
        </w:r>
      </w:ins>
    </w:p>
    <w:p w14:paraId="2EDFFCAB" w14:textId="77777777" w:rsidR="00BA5CC0" w:rsidRDefault="00BA5CC0">
      <w:pPr>
        <w:rPr>
          <w:ins w:id="249" w:author="Joey Comeaux" w:date="2026-02-22T09:50:00Z" w16du:dateUtc="2026-02-22T16:50:00Z"/>
        </w:rPr>
      </w:pPr>
    </w:p>
    <w:p w14:paraId="126BF51F" w14:textId="364E67BD" w:rsidR="00BA5CC0" w:rsidRDefault="00BA5CC0">
      <w:ins w:id="250" w:author="Joey Comeaux" w:date="2026-02-22T09:50:00Z" w16du:dateUtc="2026-02-22T16:50:00Z">
        <w:r>
          <w:t xml:space="preserve">There is </w:t>
        </w:r>
      </w:ins>
      <w:ins w:id="251" w:author="Joey Comeaux" w:date="2026-02-22T09:51:00Z" w16du:dateUtc="2026-02-22T16:51:00Z">
        <w:r>
          <w:t>a standard limit of 1,000 records when accessing data via the API.  This can be over-ridden using the $limit=nnnnn</w:t>
        </w:r>
      </w:ins>
      <w:ins w:id="252" w:author="Joey Comeaux" w:date="2026-02-22T09:52:00Z" w16du:dateUtc="2026-02-22T16:52:00Z">
        <w:r>
          <w:t xml:space="preserve"> to extract the entire dataset, where nnnnn is some integer larger than the total rerords in the dataset.  </w:t>
        </w:r>
      </w:ins>
      <w:ins w:id="253" w:author="Joey Comeaux" w:date="2026-02-22T09:53:00Z" w16du:dateUtc="2026-02-22T16:53:00Z">
        <w:r>
          <w:t xml:space="preserve">Note that the limit over-ride is also subject to </w:t>
        </w:r>
      </w:ins>
      <w:ins w:id="254" w:author="Joey Comeaux" w:date="2026-02-22T09:55:00Z" w16du:dateUtc="2026-02-22T16:55:00Z">
        <w:r>
          <w:t>server side restrictions (i.e. it does not work when using the API from some ESRI servers)</w:t>
        </w:r>
      </w:ins>
      <w:ins w:id="255" w:author="Joey Comeaux" w:date="2026-02-22T09:56:00Z" w16du:dateUtc="2026-02-22T16:56:00Z">
        <w:r>
          <w:t xml:space="preserve">.  </w:t>
        </w:r>
      </w:ins>
    </w:p>
    <w:p w14:paraId="00000091" w14:textId="77777777" w:rsidR="00AD2385" w:rsidDel="00A835C2" w:rsidRDefault="00AD2385">
      <w:pPr>
        <w:rPr>
          <w:del w:id="256" w:author="Joey Comeaux" w:date="2026-02-22T09:43:00Z" w16du:dateUtc="2026-02-22T16:43:00Z"/>
        </w:rPr>
      </w:pPr>
    </w:p>
    <w:p w14:paraId="37DBB3BD" w14:textId="0D1E7684" w:rsidR="00BA5CC0" w:rsidRDefault="00BA5CC0">
      <w:pPr>
        <w:pStyle w:val="Heading2"/>
        <w:rPr>
          <w:ins w:id="257" w:author="Joey Comeaux" w:date="2026-02-22T09:49:00Z" w16du:dateUtc="2026-02-22T16:49:00Z"/>
        </w:rPr>
      </w:pPr>
      <w:bookmarkStart w:id="258" w:name="_heading=h.drd6zz4j4qsi" w:colFirst="0" w:colLast="0"/>
      <w:bookmarkEnd w:id="258"/>
    </w:p>
    <w:p w14:paraId="5741DF0C" w14:textId="77777777" w:rsidR="00BA5CC0" w:rsidRDefault="00BA5CC0">
      <w:pPr>
        <w:pStyle w:val="Heading2"/>
        <w:rPr>
          <w:ins w:id="259" w:author="Joey Comeaux" w:date="2026-02-22T09:49:00Z" w16du:dateUtc="2026-02-22T16:49:00Z"/>
        </w:rPr>
      </w:pPr>
    </w:p>
    <w:p w14:paraId="5D8E76BE" w14:textId="77777777" w:rsidR="00BA5CC0" w:rsidRDefault="00BA5CC0">
      <w:pPr>
        <w:pStyle w:val="Heading2"/>
        <w:rPr>
          <w:ins w:id="260" w:author="Joey Comeaux" w:date="2026-02-22T09:49:00Z" w16du:dateUtc="2026-02-22T16:49:00Z"/>
        </w:rPr>
      </w:pPr>
    </w:p>
    <w:p w14:paraId="00000092" w14:textId="19AEAF79" w:rsidR="00AD2385" w:rsidRDefault="00000000">
      <w:pPr>
        <w:pStyle w:val="Heading2"/>
      </w:pPr>
      <w:del w:id="261" w:author="Joey Comeaux" w:date="2026-02-22T09:43:00Z" w16du:dateUtc="2026-02-22T16:43:00Z">
        <w:r w:rsidDel="00A835C2">
          <w:rPr>
            <w:noProof/>
          </w:rPr>
          <w:drawing>
            <wp:inline distT="114300" distB="114300" distL="114300" distR="114300" wp14:anchorId="20E7C43D" wp14:editId="18E6EFB3">
              <wp:extent cx="5461000" cy="4638675"/>
              <wp:effectExtent l="0" t="0" r="6350" b="9525"/>
              <wp:docPr id="17" name="image3.png"/>
              <wp:cNvGraphicFramePr/>
              <a:graphic xmlns:a="http://schemas.openxmlformats.org/drawingml/2006/main">
                <a:graphicData uri="http://schemas.openxmlformats.org/drawingml/2006/picture">
                  <pic:pic xmlns:pic="http://schemas.openxmlformats.org/drawingml/2006/picture">
                    <pic:nvPicPr>
                      <pic:cNvPr id="17" name="image3.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461405" cy="4639019"/>
                      </a:xfrm>
                      <a:prstGeom prst="rect">
                        <a:avLst/>
                      </a:prstGeom>
                      <a:ln/>
                    </pic:spPr>
                  </pic:pic>
                </a:graphicData>
              </a:graphic>
            </wp:inline>
          </w:drawing>
        </w:r>
      </w:del>
    </w:p>
    <w:p w14:paraId="00000093" w14:textId="77777777" w:rsidR="00AD2385" w:rsidRDefault="00AD2385">
      <w:pPr>
        <w:pStyle w:val="Heading2"/>
      </w:pPr>
      <w:bookmarkStart w:id="262" w:name="_heading=h.ixqsv866p6wg" w:colFirst="0" w:colLast="0"/>
      <w:bookmarkEnd w:id="262"/>
    </w:p>
    <w:p w14:paraId="00000094" w14:textId="77777777" w:rsidR="00AD2385" w:rsidRDefault="00AD2385">
      <w:pPr>
        <w:pStyle w:val="Heading2"/>
      </w:pPr>
      <w:bookmarkStart w:id="263" w:name="_heading=h.wyuwiu2oenx5" w:colFirst="0" w:colLast="0"/>
      <w:bookmarkEnd w:id="263"/>
    </w:p>
    <w:p w14:paraId="00000095" w14:textId="77777777" w:rsidR="00AD2385" w:rsidRDefault="00000000">
      <w:pPr>
        <w:pStyle w:val="Heading2"/>
      </w:pPr>
      <w:bookmarkStart w:id="264" w:name="_heading=h.lnxbz9" w:colFirst="0" w:colLast="0"/>
      <w:bookmarkEnd w:id="264"/>
      <w:r>
        <w:t>Administration</w:t>
      </w:r>
    </w:p>
    <w:p w14:paraId="00000096" w14:textId="35638665" w:rsidR="00AD2385" w:rsidRDefault="003E1E05">
      <w:pPr>
        <w:rPr>
          <w:ins w:id="265" w:author="Joey Comeaux" w:date="2026-02-22T10:10:00Z" w16du:dateUtc="2026-02-22T17:10:00Z"/>
          <w:i/>
          <w:iCs/>
        </w:rPr>
      </w:pPr>
      <w:ins w:id="266" w:author="Joey Comeaux" w:date="2026-02-22T09:58:00Z" w16du:dateUtc="2026-02-22T16:58:00Z">
        <w:r>
          <w:t xml:space="preserve">In 2025, the old </w:t>
        </w:r>
        <w:r>
          <w:fldChar w:fldCharType="begin"/>
        </w:r>
        <w:r>
          <w:instrText>HYPERLINK "mailto:oit_datacoloradogov@state.co.us" \h</w:instrText>
        </w:r>
        <w:r>
          <w:fldChar w:fldCharType="separate"/>
        </w:r>
        <w:r>
          <w:rPr>
            <w:color w:val="1155CC"/>
            <w:u w:val="single"/>
          </w:rPr>
          <w:t>oit_datacoloradogov@state.co.us</w:t>
        </w:r>
        <w:r>
          <w:fldChar w:fldCharType="end"/>
        </w:r>
        <w:r>
          <w:t xml:space="preserve">  was retired, and we we re provided a new account, </w:t>
        </w:r>
      </w:ins>
      <w:ins w:id="267" w:author="Joey Comeaux" w:date="2026-02-22T09:59:00Z" w16du:dateUtc="2026-02-22T16:59:00Z">
        <w:r>
          <w:fldChar w:fldCharType="begin"/>
        </w:r>
        <w:r>
          <w:instrText>HYPERLINK "mailto:</w:instrText>
        </w:r>
      </w:ins>
      <w:ins w:id="268" w:author="Joey Comeaux" w:date="2026-02-22T09:58:00Z" w16du:dateUtc="2026-02-22T16:58:00Z">
        <w:r>
          <w:instrText>bic-help@</w:instrText>
        </w:r>
      </w:ins>
      <w:ins w:id="269" w:author="Joey Comeaux" w:date="2026-02-22T09:59:00Z" w16du:dateUtc="2026-02-22T16:59:00Z">
        <w:r>
          <w:instrText>xentity.com"</w:instrText>
        </w:r>
        <w:r>
          <w:fldChar w:fldCharType="separate"/>
        </w:r>
      </w:ins>
      <w:ins w:id="270" w:author="Joey Comeaux" w:date="2026-02-22T09:58:00Z" w16du:dateUtc="2026-02-22T16:58:00Z">
        <w:r w:rsidRPr="007C3AAE">
          <w:rPr>
            <w:rStyle w:val="Hyperlink"/>
          </w:rPr>
          <w:t>bic-help@</w:t>
        </w:r>
      </w:ins>
      <w:ins w:id="271" w:author="Joey Comeaux" w:date="2026-02-22T09:59:00Z" w16du:dateUtc="2026-02-22T16:59:00Z">
        <w:r w:rsidRPr="007C3AAE">
          <w:rPr>
            <w:rStyle w:val="Hyperlink"/>
          </w:rPr>
          <w:t>xentity.com</w:t>
        </w:r>
        <w:r>
          <w:fldChar w:fldCharType="end"/>
        </w:r>
        <w:r>
          <w:t xml:space="preserve">.  </w:t>
        </w:r>
      </w:ins>
      <w:r>
        <w:t>When logged in to CIM using th</w:t>
      </w:r>
      <w:ins w:id="272" w:author="Joey Comeaux" w:date="2026-02-22T10:00:00Z" w16du:dateUtc="2026-02-22T17:00:00Z">
        <w:r>
          <w:t xml:space="preserve">is new account, we no longer have admin privelages, </w:t>
        </w:r>
      </w:ins>
      <w:ins w:id="273" w:author="Joey Comeaux" w:date="2026-02-22T10:03:00Z" w16du:dateUtc="2026-02-22T17:03:00Z">
        <w:r>
          <w:t xml:space="preserve">but slightly </w:t>
        </w:r>
        <w:commentRangeStart w:id="274"/>
        <w:r>
          <w:t>lower</w:t>
        </w:r>
      </w:ins>
      <w:commentRangeEnd w:id="274"/>
      <w:r w:rsidR="00BF584B">
        <w:rPr>
          <w:rStyle w:val="CommentReference"/>
          <w:sz w:val="22"/>
          <w:szCs w:val="22"/>
        </w:rPr>
        <w:commentReference w:id="274"/>
      </w:r>
      <w:ins w:id="275" w:author="Joey Comeaux" w:date="2026-02-22T10:03:00Z" w16du:dateUtc="2026-02-22T17:03:00Z">
        <w:r>
          <w:t xml:space="preserve">   ???????? account. </w:t>
        </w:r>
      </w:ins>
      <w:del w:id="276" w:author="Joey Comeaux" w:date="2026-02-22T10:00:00Z" w16du:dateUtc="2026-02-22T17:00:00Z">
        <w:r w:rsidDel="003E1E05">
          <w:delText>e</w:delText>
        </w:r>
      </w:del>
      <w:del w:id="277" w:author="Joey Comeaux" w:date="2026-02-22T09:59:00Z" w16du:dateUtc="2026-02-22T16:59:00Z">
        <w:r w:rsidDel="003E1E05">
          <w:delText xml:space="preserve"> </w:delText>
        </w:r>
        <w:r w:rsidR="00AD2385" w:rsidDel="003E1E05">
          <w:fldChar w:fldCharType="begin"/>
        </w:r>
        <w:r w:rsidR="00AD2385" w:rsidDel="003E1E05">
          <w:delInstrText>HYPERLINK "mailto:oit_datacoloradogov@state.co.us" \h</w:delInstrText>
        </w:r>
        <w:r w:rsidR="00AD2385" w:rsidDel="003E1E05">
          <w:fldChar w:fldCharType="separate"/>
        </w:r>
        <w:r w:rsidR="00AD2385" w:rsidDel="003E1E05">
          <w:rPr>
            <w:color w:val="1155CC"/>
            <w:u w:val="single"/>
          </w:rPr>
          <w:delText>oit_datacoloradogov@state.co.us</w:delText>
        </w:r>
        <w:r w:rsidR="00AD2385" w:rsidDel="003E1E05">
          <w:fldChar w:fldCharType="end"/>
        </w:r>
        <w:r w:rsidDel="003E1E05">
          <w:delText xml:space="preserve"> emai</w:delText>
        </w:r>
      </w:del>
      <w:r>
        <w:t>l,</w:t>
      </w:r>
      <w:del w:id="278" w:author="Joey Comeaux" w:date="2026-02-22T10:05:00Z" w16du:dateUtc="2026-02-22T17:05:00Z">
        <w:r w:rsidDel="003E1E05">
          <w:delText xml:space="preserve"> we have admin ability over data.colorado.gov</w:delText>
        </w:r>
      </w:del>
      <w:r>
        <w:t>. This allows for updating metadata, updating data</w:t>
      </w:r>
      <w:del w:id="279" w:author="Joey Comeaux" w:date="2026-02-22T10:05:00Z" w16du:dateUtc="2026-02-22T17:05:00Z">
        <w:r w:rsidDel="003E1E05">
          <w:delText>, data approvals</w:delText>
        </w:r>
      </w:del>
      <w:r>
        <w:t xml:space="preserve"> and general administration. Click the menu icon in the top left corner and select Administration to go to </w:t>
      </w:r>
      <w:hyperlink r:id="rId25">
        <w:r w:rsidR="00AD2385">
          <w:rPr>
            <w:color w:val="1155CC"/>
            <w:u w:val="single"/>
          </w:rPr>
          <w:t>https://data.colorado.gov/admin</w:t>
        </w:r>
      </w:hyperlink>
      <w:ins w:id="280" w:author="Joey Comeaux" w:date="2026-02-22T10:06:00Z" w16du:dateUtc="2026-02-22T17:06:00Z">
        <w:r>
          <w:t xml:space="preserve">. </w:t>
        </w:r>
      </w:ins>
      <w:ins w:id="281" w:author="Joey Comeaux" w:date="2026-02-22T10:07:00Z" w16du:dateUtc="2026-02-22T17:07:00Z">
        <w:r>
          <w:t xml:space="preserve"> The old </w:t>
        </w:r>
        <w:r>
          <w:fldChar w:fldCharType="begin"/>
        </w:r>
        <w:r>
          <w:instrText>HYPERLINK "mailto:</w:instrText>
        </w:r>
        <w:r w:rsidRPr="003E1E05">
          <w:instrText>datacoloradogov@state.co.us</w:instrText>
        </w:r>
        <w:r>
          <w:instrText>"</w:instrText>
        </w:r>
        <w:r>
          <w:fldChar w:fldCharType="separate"/>
        </w:r>
        <w:r w:rsidRPr="007C3AAE">
          <w:rPr>
            <w:rStyle w:val="Hyperlink"/>
          </w:rPr>
          <w:t>datacoloradogov@state.co.us</w:t>
        </w:r>
        <w:r>
          <w:fldChar w:fldCharType="end"/>
        </w:r>
        <w:r>
          <w:t xml:space="preserve"> accounts name on CIM was </w:t>
        </w:r>
        <w:r w:rsidRPr="003E1E05">
          <w:rPr>
            <w:i/>
            <w:iCs/>
            <w:rPrChange w:id="282" w:author="Joey Comeaux" w:date="2026-02-22T10:09:00Z" w16du:dateUtc="2026-02-22T17:09:00Z">
              <w:rPr/>
            </w:rPrChange>
          </w:rPr>
          <w:t>Colorado Informatio</w:t>
        </w:r>
      </w:ins>
      <w:ins w:id="283" w:author="Joey Comeaux" w:date="2026-02-22T10:08:00Z" w16du:dateUtc="2026-02-22T17:08:00Z">
        <w:r w:rsidRPr="003E1E05">
          <w:rPr>
            <w:i/>
            <w:iCs/>
            <w:rPrChange w:id="284" w:author="Joey Comeaux" w:date="2026-02-22T10:09:00Z" w16du:dateUtc="2026-02-22T17:09:00Z">
              <w:rPr/>
            </w:rPrChange>
          </w:rPr>
          <w:t>n Marketplace</w:t>
        </w:r>
        <w:r>
          <w:t xml:space="preserve">, which was the names used for ownership of the BIC datasets.  This has been changed to </w:t>
        </w:r>
        <w:r w:rsidRPr="003E1E05">
          <w:rPr>
            <w:i/>
            <w:iCs/>
            <w:rPrChange w:id="285" w:author="Joey Comeaux" w:date="2026-02-22T10:08:00Z" w16du:dateUtc="2026-02-22T17:08:00Z">
              <w:rPr/>
            </w:rPrChange>
          </w:rPr>
          <w:t>Business Intelligence Center of CO</w:t>
        </w:r>
      </w:ins>
      <w:ins w:id="286" w:author="Joey Comeaux" w:date="2026-02-22T10:09:00Z" w16du:dateUtc="2026-02-22T17:09:00Z">
        <w:r w:rsidR="009B49FD">
          <w:rPr>
            <w:i/>
            <w:iCs/>
          </w:rPr>
          <w:t>,</w:t>
        </w:r>
      </w:ins>
    </w:p>
    <w:p w14:paraId="344FF385" w14:textId="77777777" w:rsidR="009B49FD" w:rsidRDefault="009B49FD">
      <w:pPr>
        <w:rPr>
          <w:ins w:id="287" w:author="Joey Comeaux" w:date="2026-02-22T10:10:00Z" w16du:dateUtc="2026-02-22T17:10:00Z"/>
          <w:i/>
          <w:iCs/>
        </w:rPr>
      </w:pPr>
    </w:p>
    <w:p w14:paraId="6B7EDB0C" w14:textId="6AD1D774" w:rsidR="009B49FD" w:rsidRDefault="009B49FD">
      <w:pPr>
        <w:rPr>
          <w:ins w:id="288" w:author="Joey Comeaux" w:date="2026-02-22T10:14:00Z" w16du:dateUtc="2026-02-22T17:14:00Z"/>
          <w:i/>
          <w:iCs/>
        </w:rPr>
      </w:pPr>
      <w:ins w:id="289" w:author="Joey Comeaux" w:date="2026-02-22T10:12:00Z" w16du:dateUtc="2026-02-22T17:12:00Z">
        <w:r>
          <w:rPr>
            <w:i/>
            <w:iCs/>
          </w:rPr>
          <w:t xml:space="preserve">Another change is </w:t>
        </w:r>
      </w:ins>
      <w:ins w:id="290" w:author="Joey Comeaux" w:date="2026-02-22T10:13:00Z" w16du:dateUtc="2026-02-22T17:13:00Z">
        <w:r>
          <w:rPr>
            <w:i/>
            <w:iCs/>
          </w:rPr>
          <w:t xml:space="preserve">that the Contact Point for all BIC datasets now points to </w:t>
        </w:r>
        <w:r>
          <w:rPr>
            <w:i/>
            <w:iCs/>
          </w:rPr>
          <w:fldChar w:fldCharType="begin"/>
        </w:r>
        <w:r>
          <w:rPr>
            <w:i/>
            <w:iCs/>
          </w:rPr>
          <w:instrText>HYPERLINK "mailto:bic-help@xentity.com"</w:instrText>
        </w:r>
        <w:r>
          <w:rPr>
            <w:i/>
            <w:iCs/>
          </w:rPr>
        </w:r>
        <w:r>
          <w:rPr>
            <w:i/>
            <w:iCs/>
          </w:rPr>
          <w:fldChar w:fldCharType="separate"/>
        </w:r>
        <w:r w:rsidRPr="007C3AAE">
          <w:rPr>
            <w:rStyle w:val="Hyperlink"/>
            <w:i/>
            <w:iCs/>
          </w:rPr>
          <w:t>bic-help@xentity.com</w:t>
        </w:r>
        <w:r>
          <w:rPr>
            <w:i/>
            <w:iCs/>
          </w:rPr>
          <w:fldChar w:fldCharType="end"/>
        </w:r>
        <w:r>
          <w:rPr>
            <w:i/>
            <w:iCs/>
          </w:rPr>
          <w:t>.</w:t>
        </w:r>
      </w:ins>
      <w:ins w:id="291" w:author="Joey Comeaux" w:date="2026-02-22T10:16:00Z" w16du:dateUtc="2026-02-22T17:16:00Z">
        <w:r>
          <w:rPr>
            <w:i/>
            <w:iCs/>
          </w:rPr>
          <w:t xml:space="preserve">  This has created an increase </w:t>
        </w:r>
      </w:ins>
      <w:ins w:id="292" w:author="Joey Comeaux" w:date="2026-02-22T10:17:00Z" w16du:dateUtc="2026-02-22T17:17:00Z">
        <w:r>
          <w:rPr>
            <w:i/>
            <w:iCs/>
          </w:rPr>
          <w:t>in assistance requests from users, but has also provided a more direct method for users to reque</w:t>
        </w:r>
      </w:ins>
      <w:ins w:id="293" w:author="Joey Comeaux" w:date="2026-02-22T10:18:00Z" w16du:dateUtc="2026-02-22T17:18:00Z">
        <w:r>
          <w:rPr>
            <w:i/>
            <w:iCs/>
          </w:rPr>
          <w:t xml:space="preserve">st assistance with BIC datasets.  </w:t>
        </w:r>
      </w:ins>
    </w:p>
    <w:p w14:paraId="21E7EB84" w14:textId="77777777" w:rsidR="009B49FD" w:rsidRDefault="009B49FD">
      <w:pPr>
        <w:rPr>
          <w:ins w:id="294" w:author="Joey Comeaux" w:date="2026-02-22T10:14:00Z" w16du:dateUtc="2026-02-22T17:14:00Z"/>
          <w:i/>
          <w:iCs/>
        </w:rPr>
      </w:pPr>
    </w:p>
    <w:p w14:paraId="235B7F2C" w14:textId="46AA04C0" w:rsidR="009B49FD" w:rsidRDefault="009B49FD">
      <w:ins w:id="295" w:author="Joey Comeaux" w:date="2026-02-22T10:15:00Z" w16du:dateUtc="2026-02-22T17:15:00Z">
        <w:r>
          <w:rPr>
            <w:noProof/>
          </w:rPr>
          <mc:AlternateContent>
            <mc:Choice Requires="wps">
              <w:drawing>
                <wp:anchor distT="0" distB="0" distL="114300" distR="114300" simplePos="0" relativeHeight="251659264" behindDoc="0" locked="0" layoutInCell="1" allowOverlap="1" wp14:anchorId="03850834" wp14:editId="55635276">
                  <wp:simplePos x="0" y="0"/>
                  <wp:positionH relativeFrom="column">
                    <wp:posOffset>165100</wp:posOffset>
                  </wp:positionH>
                  <wp:positionV relativeFrom="paragraph">
                    <wp:posOffset>688340</wp:posOffset>
                  </wp:positionV>
                  <wp:extent cx="2482850" cy="561975"/>
                  <wp:effectExtent l="57150" t="19050" r="69850" b="104775"/>
                  <wp:wrapNone/>
                  <wp:docPr id="127716791" name="Rectangle 1"/>
                  <wp:cNvGraphicFramePr/>
                  <a:graphic xmlns:a="http://schemas.openxmlformats.org/drawingml/2006/main">
                    <a:graphicData uri="http://schemas.microsoft.com/office/word/2010/wordprocessingShape">
                      <wps:wsp>
                        <wps:cNvSpPr/>
                        <wps:spPr>
                          <a:xfrm>
                            <a:off x="0" y="0"/>
                            <a:ext cx="2482850" cy="561975"/>
                          </a:xfrm>
                          <a:prstGeom prst="rect">
                            <a:avLst/>
                          </a:prstGeom>
                          <a:noFill/>
                          <a:ln w="25400"/>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DB457D" id="Rectangle 1" o:spid="_x0000_s1026" style="position:absolute;margin-left:13pt;margin-top:54.2pt;width:195.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" filled="f" strokecolor="#4579b8 [3044]" strokeweight="2pt">
                  <v:shadow on="t" color="black" opacity="22937f" origin=",.5" offset="0,.63889mm"/>
                </v:rect>
              </w:pict>
            </mc:Fallback>
          </mc:AlternateContent>
        </w:r>
      </w:ins>
      <w:ins w:id="296" w:author="Joey Comeaux" w:date="2026-02-22T10:14:00Z" w16du:dateUtc="2026-02-22T17:14:00Z">
        <w:r w:rsidRPr="009B49FD">
          <w:rPr>
            <w:noProof/>
            <w:highlight w:val="yellow"/>
            <w:rPrChange w:id="297" w:author="Joey Comeaux" w:date="2026-02-22T10:14:00Z" w16du:dateUtc="2026-02-22T17:14:00Z">
              <w:rPr>
                <w:noProof/>
              </w:rPr>
            </w:rPrChange>
          </w:rPr>
          <w:drawing>
            <wp:inline distT="0" distB="0" distL="0" distR="0" wp14:anchorId="51F88865" wp14:editId="4695753D">
              <wp:extent cx="3524431" cy="3648262"/>
              <wp:effectExtent l="0" t="0" r="0" b="9525"/>
              <wp:docPr id="131256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67716" name=""/>
                      <pic:cNvPicPr/>
                    </pic:nvPicPr>
                    <pic:blipFill>
                      <a:blip r:embed="rId26"/>
                      <a:stretch>
                        <a:fillRect/>
                      </a:stretch>
                    </pic:blipFill>
                    <pic:spPr>
                      <a:xfrm>
                        <a:off x="0" y="0"/>
                        <a:ext cx="3524431" cy="3648262"/>
                      </a:xfrm>
                      <a:prstGeom prst="rect">
                        <a:avLst/>
                      </a:prstGeom>
                    </pic:spPr>
                  </pic:pic>
                </a:graphicData>
              </a:graphic>
            </wp:inline>
          </w:drawing>
        </w:r>
      </w:ins>
    </w:p>
    <w:p w14:paraId="00000097" w14:textId="77777777" w:rsidR="00AD2385" w:rsidRDefault="00AD2385"/>
    <w:p w14:paraId="00000098" w14:textId="40616B23" w:rsidR="00AD2385" w:rsidRDefault="00000000">
      <w:del w:id="298" w:author="Joey Comeaux" w:date="2026-02-22T10:20:00Z" w16du:dateUtc="2026-02-22T17:20:00Z">
        <w:r w:rsidDel="00767E8A">
          <w:delText xml:space="preserve">When CIM users ask a question on CIM, </w:delText>
        </w:r>
      </w:del>
      <w:ins w:id="299" w:author="Joey Comeaux" w:date="2026-02-22T10:20:00Z" w16du:dateUtc="2026-02-22T17:20:00Z">
        <w:r w:rsidR="00767E8A">
          <w:t xml:space="preserve">  CIM users </w:t>
        </w:r>
      </w:ins>
      <w:ins w:id="300" w:author="Joey Comeaux" w:date="2026-02-22T10:21:00Z" w16du:dateUtc="2026-02-22T17:21:00Z">
        <w:r w:rsidR="00767E8A">
          <w:t xml:space="preserve">can still send </w:t>
        </w:r>
      </w:ins>
      <w:del w:id="301" w:author="Joey Comeaux" w:date="2026-02-22T10:21:00Z" w16du:dateUtc="2026-02-22T17:21:00Z">
        <w:r w:rsidDel="00767E8A">
          <w:delText xml:space="preserve">the </w:delText>
        </w:r>
      </w:del>
      <w:r>
        <w:t xml:space="preserve">email </w:t>
      </w:r>
      <w:del w:id="302" w:author="Joey Comeaux" w:date="2026-02-22T10:21:00Z" w16du:dateUtc="2026-02-22T17:21:00Z">
        <w:r w:rsidDel="00767E8A">
          <w:delText>is sent</w:delText>
        </w:r>
      </w:del>
      <w:r>
        <w:t xml:space="preserve"> to the OIT CIM administrator</w:t>
      </w:r>
      <w:ins w:id="303" w:author="Joey Comeaux" w:date="2026-02-22T10:19:00Z" w16du:dateUtc="2026-02-22T17:19:00Z">
        <w:r w:rsidR="009B49FD">
          <w:t>, Tim Andrews</w:t>
        </w:r>
      </w:ins>
      <w:ins w:id="304" w:author="Joey Comeaux" w:date="2026-02-22T10:21:00Z" w16du:dateUtc="2026-02-22T17:21:00Z">
        <w:r w:rsidR="00767E8A">
          <w:t xml:space="preserve">, who forwards BIC </w:t>
        </w:r>
      </w:ins>
      <w:ins w:id="305" w:author="Joey Comeaux" w:date="2026-02-22T10:22:00Z" w16du:dateUtc="2026-02-22T17:22:00Z">
        <w:r w:rsidR="00767E8A">
          <w:t xml:space="preserve">related questions to </w:t>
        </w:r>
        <w:r w:rsidR="00767E8A">
          <w:fldChar w:fldCharType="begin"/>
        </w:r>
        <w:r w:rsidR="00767E8A">
          <w:instrText>HYPERLINK "mailto:bic-help@xentity.com"</w:instrText>
        </w:r>
        <w:r w:rsidR="00767E8A">
          <w:fldChar w:fldCharType="separate"/>
        </w:r>
        <w:r w:rsidR="00767E8A" w:rsidRPr="007C3AAE">
          <w:rPr>
            <w:rStyle w:val="Hyperlink"/>
          </w:rPr>
          <w:t>bic-help@xentity.com</w:t>
        </w:r>
        <w:r w:rsidR="00767E8A">
          <w:fldChar w:fldCharType="end"/>
        </w:r>
        <w:r w:rsidR="00767E8A">
          <w:t xml:space="preserve">.  Users also occasionally send </w:t>
        </w:r>
      </w:ins>
      <w:ins w:id="306" w:author="Joey Comeaux" w:date="2026-02-22T10:23:00Z" w16du:dateUtc="2026-02-22T17:23:00Z">
        <w:r w:rsidR="00767E8A">
          <w:t xml:space="preserve">email directly to the Secretary of State, </w:t>
        </w:r>
      </w:ins>
      <w:ins w:id="307" w:author="Joey Comeaux" w:date="2026-02-22T10:24:00Z" w16du:dateUtc="2026-02-22T17:24:00Z">
        <w:r w:rsidR="00767E8A">
          <w:t>where the SOS BIC manage</w:t>
        </w:r>
      </w:ins>
      <w:ins w:id="308" w:author="Joey Comeaux" w:date="2026-02-22T10:25:00Z" w16du:dateUtc="2026-02-22T17:25:00Z">
        <w:r w:rsidR="00767E8A">
          <w:t>r, Mariah Jordan, usually forwards the email to bic-help@xentity.com</w:t>
        </w:r>
      </w:ins>
      <w:del w:id="309" w:author="Joey Comeaux" w:date="2026-02-22T10:19:00Z" w16du:dateUtc="2026-02-22T17:19:00Z">
        <w:r w:rsidDel="009B49FD">
          <w:delText>.</w:delText>
        </w:r>
      </w:del>
      <w:del w:id="310" w:author="Joey Comeaux" w:date="2026-02-22T10:21:00Z" w16du:dateUtc="2026-02-22T17:21:00Z">
        <w:r w:rsidDel="00767E8A">
          <w:delText xml:space="preserve"> </w:delText>
        </w:r>
      </w:del>
      <w:ins w:id="311" w:author="Joey Comeaux" w:date="2026-02-22T10:19:00Z" w16du:dateUtc="2026-02-22T17:19:00Z">
        <w:r w:rsidR="009B49FD">
          <w:t xml:space="preserve"> </w:t>
        </w:r>
      </w:ins>
      <w:del w:id="312" w:author="Joey Comeaux" w:date="2026-02-22T10:19:00Z" w16du:dateUtc="2026-02-22T17:19:00Z">
        <w:r w:rsidDel="009B49FD">
          <w:delText>Formerly April Broome, all questions are now directed to Kalpana Hanumantharao. Kalpana may reach out to our team if she is unable to answer a question.</w:delText>
        </w:r>
      </w:del>
    </w:p>
    <w:p w14:paraId="00000099" w14:textId="77777777" w:rsidR="00AD2385" w:rsidRDefault="00AD2385"/>
    <w:p w14:paraId="0000009A" w14:textId="77777777" w:rsidR="00AD2385" w:rsidRDefault="00000000">
      <w:r>
        <w:t>The State Chief Data Officer sets the direction and manages the CIM portal. The current officer has encouraged some state agencies to publish data on to CIM. BIC is not the only source of official datasets on CIM. BIC and Xentity are not contractually obligated to maintain and curate datasets published directly by other state entities.</w:t>
      </w:r>
    </w:p>
    <w:p w14:paraId="0000009B" w14:textId="77777777" w:rsidR="00AD2385" w:rsidRDefault="00AD2385"/>
    <w:p w14:paraId="0000009C" w14:textId="77777777" w:rsidR="00AD2385" w:rsidRDefault="00000000">
      <w:r>
        <w:t>Some scenarios require logging in to CIM to implement proper data maintenance procedures. See below for an example.</w:t>
      </w:r>
    </w:p>
    <w:p w14:paraId="0000009D" w14:textId="77777777" w:rsidR="00AD2385" w:rsidRDefault="00000000">
      <w:pPr>
        <w:pStyle w:val="Heading3"/>
      </w:pPr>
      <w:bookmarkStart w:id="313" w:name="_heading=h.35nkun2" w:colFirst="0" w:colLast="0"/>
      <w:bookmarkEnd w:id="313"/>
      <w:r>
        <w:lastRenderedPageBreak/>
        <w:t>Files temporarily under maintenance/ not updating</w:t>
      </w:r>
    </w:p>
    <w:p w14:paraId="0000009E" w14:textId="214FE9A4" w:rsidR="00AD2385" w:rsidDel="00440553" w:rsidRDefault="00000000">
      <w:pPr>
        <w:rPr>
          <w:del w:id="314" w:author="Joey Comeaux" w:date="2026-02-23T09:17:00Z" w16du:dateUtc="2026-02-23T16:17:00Z"/>
        </w:rPr>
      </w:pPr>
      <w:del w:id="315" w:author="Joey Comeaux" w:date="2026-02-23T09:17:00Z" w16du:dateUtc="2026-02-23T16:17:00Z">
        <w:r w:rsidDel="00440553">
          <w:delText xml:space="preserve">Sometimes there will be issues with a data update. If a dataset can be updated within the next update cycle (i.e. will be fixed the next week for a weekly dataset, the next day </w:delText>
        </w:r>
        <w:commentRangeStart w:id="316"/>
        <w:r w:rsidDel="00440553">
          <w:delText>for</w:delText>
        </w:r>
      </w:del>
      <w:commentRangeEnd w:id="316"/>
      <w:r w:rsidR="00BF584B">
        <w:rPr>
          <w:rStyle w:val="CommentReference"/>
          <w:sz w:val="22"/>
          <w:szCs w:val="22"/>
        </w:rPr>
        <w:commentReference w:id="316"/>
      </w:r>
      <w:del w:id="317" w:author="Joey Comeaux" w:date="2026-02-23T09:17:00Z" w16du:dateUtc="2026-02-23T16:17:00Z">
        <w:r w:rsidDel="00440553">
          <w:delText xml:space="preserve"> a daily dataset, etc), no action is required. However if the updates are not expected to be in place by that time the public users should be notified using </w:delText>
        </w:r>
        <w:r w:rsidR="00AD2385" w:rsidDel="00440553">
          <w:fldChar w:fldCharType="begin"/>
        </w:r>
        <w:r w:rsidR="00AD2385" w:rsidDel="00440553">
          <w:delInstrText>HYPERLINK "https://github.com/GoCodeColorado/bic_etl/blob/production/documentation/maintenance_triage.md" \l "broken-dataset-notice" \h</w:delInstrText>
        </w:r>
        <w:r w:rsidR="00AD2385" w:rsidDel="00440553">
          <w:fldChar w:fldCharType="separate"/>
        </w:r>
        <w:r w:rsidR="00AD2385" w:rsidDel="00440553">
          <w:rPr>
            <w:color w:val="1155CC"/>
            <w:u w:val="single"/>
          </w:rPr>
          <w:delText>these best practices</w:delText>
        </w:r>
        <w:r w:rsidR="00AD2385" w:rsidDel="00440553">
          <w:fldChar w:fldCharType="end"/>
        </w:r>
        <w:r w:rsidDel="00440553">
          <w:delText>.</w:delText>
        </w:r>
      </w:del>
    </w:p>
    <w:p w14:paraId="0000009F" w14:textId="77777777" w:rsidR="00AD2385" w:rsidRDefault="00AD2385"/>
    <w:p w14:paraId="000000A0" w14:textId="77777777" w:rsidR="00AD2385" w:rsidRDefault="00000000">
      <w:pPr>
        <w:pStyle w:val="Heading2"/>
      </w:pPr>
      <w:bookmarkStart w:id="318" w:name="_heading=h.1ksv4uv" w:colFirst="0" w:colLast="0"/>
      <w:bookmarkEnd w:id="318"/>
      <w:r>
        <w:t>‘Catalog’, ‘Asset Inventory’, and dataset metrics</w:t>
      </w:r>
    </w:p>
    <w:p w14:paraId="000000A1" w14:textId="37D5DA2E" w:rsidR="00AD2385" w:rsidDel="00E25081" w:rsidRDefault="00000000">
      <w:pPr>
        <w:rPr>
          <w:del w:id="319" w:author="Joey Comeaux" w:date="2026-02-22T10:46:00Z" w16du:dateUtc="2026-02-22T17:46:00Z"/>
        </w:rPr>
      </w:pPr>
      <w:del w:id="320" w:author="Joey Comeaux" w:date="2026-02-22T10:46:00Z" w16du:dateUtc="2026-02-22T17:46:00Z">
        <w:r w:rsidDel="00E25081">
          <w:delText xml:space="preserve">The </w:delText>
        </w:r>
        <w:r w:rsidR="00AD2385" w:rsidDel="00E25081">
          <w:fldChar w:fldCharType="begin"/>
        </w:r>
        <w:r w:rsidR="00AD2385" w:rsidDel="00E25081">
          <w:delInstrText>HYPERLINK "https://data.colorado.gov/dataset/Asset-Inventory/e7nm-tn2z" \h</w:delInstrText>
        </w:r>
        <w:r w:rsidR="00AD2385" w:rsidDel="00E25081">
          <w:fldChar w:fldCharType="separate"/>
        </w:r>
        <w:r w:rsidR="00AD2385" w:rsidDel="00E25081">
          <w:rPr>
            <w:color w:val="1155CC"/>
            <w:u w:val="single"/>
          </w:rPr>
          <w:delText>Asset Inventory</w:delText>
        </w:r>
        <w:r w:rsidR="00AD2385" w:rsidDel="00E25081">
          <w:fldChar w:fldCharType="end"/>
        </w:r>
        <w:r w:rsidDel="00E25081">
          <w:delText xml:space="preserve"> is a dataset of datasets created and maintained by Socrata. It contains various information about the datasets including updated and created </w:delText>
        </w:r>
        <w:commentRangeStart w:id="321"/>
        <w:r w:rsidDel="00E25081">
          <w:delText>dates</w:delText>
        </w:r>
      </w:del>
      <w:commentRangeEnd w:id="321"/>
      <w:r w:rsidR="00BF584B">
        <w:rPr>
          <w:rStyle w:val="CommentReference"/>
          <w:sz w:val="22"/>
          <w:szCs w:val="22"/>
        </w:rPr>
        <w:commentReference w:id="321"/>
      </w:r>
      <w:del w:id="322" w:author="Joey Comeaux" w:date="2026-02-22T10:46:00Z" w16du:dateUtc="2026-02-22T17:46:00Z">
        <w:r w:rsidDel="00E25081">
          <w:delText>, as well as the created metadata. As part of the bic_etl system, and the previous maintenance server, a download of this dataset is done daily. This would allow us to backtrack when certain metadata changes or dataset creation occurred. The asset inventory is not discoverable, but it is publicly viewable if you have the correct link.</w:delText>
        </w:r>
      </w:del>
    </w:p>
    <w:p w14:paraId="000000A2" w14:textId="3FE5F12D" w:rsidR="00AD2385" w:rsidDel="00E25081" w:rsidRDefault="00000000">
      <w:pPr>
        <w:rPr>
          <w:del w:id="323" w:author="Joey Comeaux" w:date="2026-02-22T10:46:00Z" w16du:dateUtc="2026-02-22T17:46:00Z"/>
        </w:rPr>
      </w:pPr>
      <w:del w:id="324" w:author="Joey Comeaux" w:date="2026-02-22T10:46:00Z" w16du:dateUtc="2026-02-22T17:46:00Z">
        <w:r w:rsidDel="00E25081">
          <w:delText>The “Catalog” was a previous version of the asset inventory, and was downloaded daily as well.</w:delText>
        </w:r>
      </w:del>
    </w:p>
    <w:p w14:paraId="000000A3" w14:textId="77777777" w:rsidR="00AD2385" w:rsidRDefault="00000000">
      <w:pPr>
        <w:pStyle w:val="Heading3"/>
      </w:pPr>
      <w:bookmarkStart w:id="325" w:name="_heading=h.44sinio" w:colFirst="0" w:colLast="0"/>
      <w:bookmarkEnd w:id="325"/>
      <w:r>
        <w:t>Web Statistics</w:t>
      </w:r>
    </w:p>
    <w:p w14:paraId="000000A4" w14:textId="34FD7F77" w:rsidR="00AD2385" w:rsidRDefault="00000000">
      <w:r>
        <w:t>Web Statistics are no longer tracked on Socrata. The OIT organization owns the CIM website. Web Statistics are under their ownership at this time.</w:t>
      </w:r>
      <w:ins w:id="326" w:author="Joey Comeaux" w:date="2026-02-22T10:48:00Z" w16du:dateUtc="2026-02-22T17:48:00Z">
        <w:r w:rsidR="00E25081">
          <w:t xml:space="preserve">  </w:t>
        </w:r>
        <w:commentRangeStart w:id="327"/>
        <w:commentRangeStart w:id="328"/>
        <w:r w:rsidR="00E25081">
          <w:t>However</w:t>
        </w:r>
      </w:ins>
      <w:commentRangeEnd w:id="327"/>
      <w:r w:rsidR="00BF584B">
        <w:rPr>
          <w:rStyle w:val="CommentReference"/>
          <w:sz w:val="22"/>
          <w:szCs w:val="22"/>
        </w:rPr>
        <w:commentReference w:id="327"/>
      </w:r>
      <w:commentRangeEnd w:id="328"/>
      <w:r w:rsidR="004E2B58">
        <w:rPr>
          <w:rStyle w:val="CommentReference"/>
          <w:sz w:val="22"/>
          <w:szCs w:val="22"/>
        </w:rPr>
        <w:commentReference w:id="328"/>
      </w:r>
      <w:ins w:id="329" w:author="Joey Comeaux" w:date="2026-02-22T10:48:00Z" w16du:dateUtc="2026-02-22T17:48:00Z">
        <w:r w:rsidR="00E25081">
          <w:t xml:space="preserve">, as part of the </w:t>
        </w:r>
      </w:ins>
      <w:ins w:id="330" w:author="Joey Comeaux" w:date="2026-02-22T10:49:00Z" w16du:dateUtc="2026-02-22T17:49:00Z">
        <w:r w:rsidR="00E25081">
          <w:t xml:space="preserve">dataset metadata available via the Socrata Maintenance API, </w:t>
        </w:r>
      </w:ins>
      <w:ins w:id="331" w:author="Joey Comeaux" w:date="2026-02-22T10:50:00Z" w16du:dateUtc="2026-02-22T17:50:00Z">
        <w:r w:rsidR="00E25081">
          <w:t>tota</w:t>
        </w:r>
      </w:ins>
      <w:ins w:id="332" w:author="Joey Comeaux" w:date="2026-02-22T10:51:00Z" w16du:dateUtc="2026-02-22T17:51:00Z">
        <w:r w:rsidR="00E25081">
          <w:t xml:space="preserve">l page views and dataset downloads, and also for the most recent month.  </w:t>
        </w:r>
      </w:ins>
      <w:ins w:id="333" w:author="Joey Comeaux" w:date="2026-02-23T10:58:00Z" w16du:dateUtc="2026-02-23T17:58:00Z">
        <w:r w:rsidR="004E2B58">
          <w:t xml:space="preserve">Socrata also provides a </w:t>
        </w:r>
        <w:r w:rsidR="004E2B58">
          <w:fldChar w:fldCharType="begin"/>
        </w:r>
        <w:r w:rsidR="004E2B58">
          <w:instrText>HYPERLINK "https://data.colorado.gov/dataset/Site-Analytics-Asset-Access/xejc-64sn/about_data"</w:instrText>
        </w:r>
        <w:r w:rsidR="004E2B58">
          <w:fldChar w:fldCharType="separate"/>
        </w:r>
        <w:r w:rsidR="004E2B58" w:rsidRPr="004E2B58">
          <w:rPr>
            <w:rStyle w:val="Hyperlink"/>
          </w:rPr>
          <w:t>dataset</w:t>
        </w:r>
        <w:r w:rsidR="004E2B58">
          <w:fldChar w:fldCharType="end"/>
        </w:r>
        <w:r w:rsidR="004E2B58">
          <w:t xml:space="preserve"> that contains detailed usage on downloads, </w:t>
        </w:r>
      </w:ins>
      <w:ins w:id="334" w:author="Joey Comeaux" w:date="2026-02-23T10:59:00Z" w16du:dateUtc="2026-02-23T17:59:00Z">
        <w:r w:rsidR="004E2B58">
          <w:t>api hits and views via hourly counts which we sometimes use to compute the 100 top BIC dataset per usage score.</w:t>
        </w:r>
      </w:ins>
    </w:p>
    <w:p w14:paraId="000000A5" w14:textId="77777777" w:rsidR="00AD2385" w:rsidRDefault="00AD2385"/>
    <w:p w14:paraId="000000A6" w14:textId="77777777" w:rsidR="00AD2385" w:rsidRDefault="00000000">
      <w:pPr>
        <w:pStyle w:val="Heading2"/>
      </w:pPr>
      <w:bookmarkStart w:id="335" w:name="_heading=h.wkvb39xjm2fg" w:colFirst="0" w:colLast="0"/>
      <w:bookmarkEnd w:id="335"/>
      <w:r>
        <w:t xml:space="preserve">Updating Metadata to CIM </w:t>
      </w:r>
    </w:p>
    <w:p w14:paraId="000000A7" w14:textId="77777777" w:rsidR="00AD2385" w:rsidRDefault="00000000">
      <w:r>
        <w:t>We utilize the Socrata Metadata API to bulk edit metadata on CIM.</w:t>
      </w:r>
    </w:p>
    <w:p w14:paraId="000000A8" w14:textId="77777777" w:rsidR="00AD2385" w:rsidRDefault="00000000">
      <w:r>
        <w:t xml:space="preserve">The metadata updater script can be found in bic_etl on GitHub under </w:t>
      </w:r>
      <w:hyperlink r:id="rId27">
        <w:r w:rsidR="00AD2385">
          <w:rPr>
            <w:color w:val="1155CC"/>
            <w:u w:val="single"/>
          </w:rPr>
          <w:t>general/metadata_updater</w:t>
        </w:r>
      </w:hyperlink>
      <w:r>
        <w:rPr>
          <w:i/>
          <w:iCs/>
        </w:rPr>
        <w:t>.</w:t>
      </w:r>
      <w:r>
        <w:t xml:space="preserve"> Documentation can be found in the readme on github. The script is written in Python 3 and is currently scheduled to run nightly in the cron file. </w:t>
      </w:r>
    </w:p>
    <w:p w14:paraId="000000A9" w14:textId="77777777" w:rsidR="00AD2385" w:rsidRDefault="00000000">
      <w:r>
        <w:t>When publishing or doing quick manual edits, you may simply input the metadata in the internal metadata repository and on Socrata via the edit button on the dataset page.</w:t>
      </w:r>
    </w:p>
    <w:p w14:paraId="000000AA" w14:textId="77777777" w:rsidR="00AD2385" w:rsidRDefault="00AD2385"/>
    <w:p w14:paraId="000000AB" w14:textId="1778F316" w:rsidR="00AD2385" w:rsidDel="004E2B58" w:rsidRDefault="00000000">
      <w:pPr>
        <w:rPr>
          <w:del w:id="336" w:author="Joey Comeaux" w:date="2026-02-23T11:08:00Z" w16du:dateUtc="2026-02-23T18:08:00Z"/>
        </w:rPr>
      </w:pPr>
      <w:del w:id="337" w:author="Joey Comeaux" w:date="2026-02-23T11:08:00Z" w16du:dateUtc="2026-02-23T18:08:00Z">
        <w:r w:rsidDel="004E2B58">
          <w:delText xml:space="preserve">Metadata can also be updated manually when logged in as an administrator on CIM. This method is most often used when updating a single dataset. If </w:delText>
        </w:r>
        <w:commentRangeStart w:id="338"/>
        <w:r w:rsidDel="004E2B58">
          <w:delText>you</w:delText>
        </w:r>
      </w:del>
      <w:commentRangeEnd w:id="338"/>
      <w:r w:rsidR="00BF584B">
        <w:rPr>
          <w:rStyle w:val="CommentReference"/>
          <w:sz w:val="22"/>
          <w:szCs w:val="22"/>
        </w:rPr>
        <w:commentReference w:id="338"/>
      </w:r>
      <w:del w:id="339" w:author="Joey Comeaux" w:date="2026-02-23T11:08:00Z" w16du:dateUtc="2026-02-23T18:08:00Z">
        <w:r w:rsidDel="004E2B58">
          <w:delText xml:space="preserve"> add /edit_metadata on to any CIM url while logged in you will be able to directly edit metadata. </w:delText>
        </w:r>
        <w:r w:rsidDel="004E2B58">
          <w:rPr>
            <w:b/>
            <w:bCs/>
          </w:rPr>
          <w:delText>However</w:delText>
        </w:r>
        <w:r w:rsidDel="004E2B58">
          <w:delText xml:space="preserve">, if you do not change the metadata in the </w:delText>
        </w:r>
        <w:r w:rsidR="00AD2385" w:rsidDel="004E2B58">
          <w:fldChar w:fldCharType="begin"/>
        </w:r>
        <w:r w:rsidR="00AD2385" w:rsidDel="004E2B58">
          <w:delInstrText>HYPERLINK "https://docs.google.com/spreadsheets/d/1B2PvO4Q3eegdgPKG297SUA1i_b1nj7Ltq2SBoJEDGmY/edit?gid=323813469" \l "gid=323813469" \h</w:delInstrText>
        </w:r>
        <w:r w:rsidR="00AD2385" w:rsidDel="004E2B58">
          <w:fldChar w:fldCharType="separate"/>
        </w:r>
        <w:r w:rsidR="00AD2385" w:rsidDel="004E2B58">
          <w:rPr>
            <w:color w:val="1155CC"/>
            <w:u w:val="single"/>
          </w:rPr>
          <w:delText>BIC Dataset Tracker</w:delText>
        </w:r>
        <w:r w:rsidR="00AD2385" w:rsidDel="004E2B58">
          <w:fldChar w:fldCharType="end"/>
        </w:r>
        <w:r w:rsidDel="004E2B58">
          <w:delText xml:space="preserve"> your changes will be overwritten, as the metadata updater runs nightly.</w:delText>
        </w:r>
      </w:del>
    </w:p>
    <w:p w14:paraId="000000AC" w14:textId="7CA836E0" w:rsidR="00AD2385" w:rsidDel="00B54E33" w:rsidRDefault="00000000">
      <w:pPr>
        <w:pStyle w:val="Heading2"/>
        <w:rPr>
          <w:del w:id="340" w:author="Joey Comeaux" w:date="2026-02-23T14:04:00Z" w16du:dateUtc="2026-02-23T21:04:00Z"/>
        </w:rPr>
      </w:pPr>
      <w:bookmarkStart w:id="341" w:name="_heading=h.z337ya" w:colFirst="0" w:colLast="0"/>
      <w:bookmarkEnd w:id="341"/>
      <w:del w:id="342" w:author="Joey Comeaux" w:date="2026-02-23T14:04:00Z" w16du:dateUtc="2026-02-23T21:04:00Z">
        <w:r w:rsidDel="00B54E33">
          <w:delText>Data Metrics</w:delText>
        </w:r>
      </w:del>
    </w:p>
    <w:p w14:paraId="000000AD" w14:textId="3BA153D3" w:rsidR="00AD2385" w:rsidDel="00B54E33" w:rsidRDefault="00000000">
      <w:pPr>
        <w:rPr>
          <w:del w:id="343" w:author="Joey Comeaux" w:date="2026-02-23T14:04:00Z" w16du:dateUtc="2026-02-23T21:04:00Z"/>
        </w:rPr>
      </w:pPr>
      <w:del w:id="344" w:author="Joey Comeaux" w:date="2026-02-23T14:04:00Z" w16du:dateUtc="2026-02-23T21:04:00Z">
        <w:r w:rsidDel="00B54E33">
          <w:delText xml:space="preserve">The primary way that the program’s success is gauged is through the measure of how many datasets are published and maintained each year. This section is designed to better understand </w:delText>
        </w:r>
        <w:r w:rsidDel="00B54E33">
          <w:lastRenderedPageBreak/>
          <w:delText>how datasets are published to CIM, and what maintenance is required. Metadata creation also is key.</w:delText>
        </w:r>
      </w:del>
    </w:p>
    <w:p w14:paraId="000000AE" w14:textId="6CCC1929" w:rsidR="00AD2385" w:rsidDel="00B54E33" w:rsidRDefault="00000000">
      <w:pPr>
        <w:pStyle w:val="Heading3"/>
        <w:rPr>
          <w:del w:id="345" w:author="Joey Comeaux" w:date="2026-02-23T14:04:00Z" w16du:dateUtc="2026-02-23T21:04:00Z"/>
        </w:rPr>
      </w:pPr>
      <w:bookmarkStart w:id="346" w:name="_heading=h.3j2qqm3" w:colFirst="0" w:colLast="0"/>
      <w:bookmarkEnd w:id="346"/>
      <w:del w:id="347" w:author="Joey Comeaux" w:date="2026-02-23T14:04:00Z" w16du:dateUtc="2026-02-23T21:04:00Z">
        <w:r w:rsidDel="00B54E33">
          <w:delText xml:space="preserve">Maintenance and Publishing </w:delText>
        </w:r>
      </w:del>
    </w:p>
    <w:p w14:paraId="000000AF" w14:textId="65B58AB8" w:rsidR="00AD2385" w:rsidDel="00B54E33" w:rsidRDefault="00000000">
      <w:pPr>
        <w:rPr>
          <w:del w:id="348" w:author="Joey Comeaux" w:date="2026-02-23T14:04:00Z" w16du:dateUtc="2026-02-23T21:04:00Z"/>
        </w:rPr>
      </w:pPr>
      <w:del w:id="349" w:author="Joey Comeaux" w:date="2026-02-23T14:04:00Z" w16du:dateUtc="2026-02-23T21:04:00Z">
        <w:r w:rsidDel="00B54E33">
          <w:delText xml:space="preserve">Two interrelated processes govern the Maintenance Operations as a whole. Since 2014 BIC has been curating data to CIM through a process of publishing, followed by maintenance through a maintained relationship with the authoritative agency. The publishing process is outlined in two documents: </w:delText>
        </w:r>
        <w:r w:rsidR="00AD2385" w:rsidDel="00B54E33">
          <w:fldChar w:fldCharType="begin"/>
        </w:r>
        <w:r w:rsidR="00AD2385" w:rsidDel="00B54E33">
          <w:delInstrText>HYPERLINK "https://docs.google.com/document/d/1PVvcdw9P6yI3IkGWtxkXhRdfi6EFNjuNZ4T154-ZQuU/edit?usp=sharing" \h</w:delInstrText>
        </w:r>
        <w:r w:rsidR="00AD2385" w:rsidDel="00B54E33">
          <w:fldChar w:fldCharType="separate"/>
        </w:r>
        <w:r w:rsidR="00AD2385" w:rsidDel="00B54E33">
          <w:rPr>
            <w:color w:val="1155CC"/>
            <w:u w:val="single"/>
          </w:rPr>
          <w:delText>Publishing Operations</w:delText>
        </w:r>
        <w:r w:rsidR="00AD2385" w:rsidDel="00B54E33">
          <w:fldChar w:fldCharType="end"/>
        </w:r>
        <w:r w:rsidDel="00B54E33">
          <w:delText xml:space="preserve"> and the</w:delText>
        </w:r>
        <w:r w:rsidR="00AD2385" w:rsidDel="00B54E33">
          <w:fldChar w:fldCharType="begin"/>
        </w:r>
        <w:r w:rsidR="00AD2385" w:rsidDel="00B54E33">
          <w:delInstrText>HYPERLINK "https://docs.google.com/document/d/1OKUWLWXdMoV7iJz3kL09e26P6l3otY5k96V15qJ1MQM/edit?usp=sharing" \h</w:delInstrText>
        </w:r>
        <w:r w:rsidR="00AD2385" w:rsidDel="00B54E33">
          <w:fldChar w:fldCharType="separate"/>
        </w:r>
        <w:r w:rsidR="00AD2385" w:rsidDel="00B54E33">
          <w:rPr>
            <w:color w:val="1155CC"/>
            <w:u w:val="single"/>
          </w:rPr>
          <w:delText xml:space="preserve"> Publishing Process Overview</w:delText>
        </w:r>
        <w:r w:rsidR="00AD2385" w:rsidDel="00B54E33">
          <w:fldChar w:fldCharType="end"/>
        </w:r>
        <w:r w:rsidDel="00B54E33">
          <w:delText xml:space="preserve">. Each year, a Publishing Plan document is created, where we work with </w:delText>
        </w:r>
      </w:del>
      <w:customXmlDelRangeStart w:id="350" w:author="Joey Comeaux" w:date="2026-02-23T14:04:00Z"/>
      <w:sdt>
        <w:sdtPr>
          <w:tag w:val="goog_rdk_4"/>
          <w:id w:val="1441669954"/>
        </w:sdtPr>
        <w:sdtContent>
          <w:customXmlDelRangeEnd w:id="350"/>
          <w:commentRangeStart w:id="351"/>
          <w:customXmlDelRangeStart w:id="352" w:author="Joey Comeaux" w:date="2026-02-23T14:04:00Z"/>
        </w:sdtContent>
      </w:sdt>
      <w:customXmlDelRangeEnd w:id="352"/>
      <w:commentRangeStart w:id="353"/>
      <w:del w:id="354" w:author="Joey Comeaux" w:date="2026-02-23T14:04:00Z" w16du:dateUtc="2026-02-23T21:04:00Z">
        <w:r w:rsidDel="00B54E33">
          <w:delText>CDOS</w:delText>
        </w:r>
        <w:commentRangeEnd w:id="353"/>
        <w:r w:rsidR="00BF584B" w:rsidDel="00B54E33">
          <w:rPr>
            <w:rStyle w:val="CommentReference"/>
            <w:sz w:val="22"/>
            <w:szCs w:val="22"/>
          </w:rPr>
          <w:commentReference w:id="353"/>
        </w:r>
        <w:r w:rsidDel="00B54E33">
          <w:delText xml:space="preserve"> </w:delText>
        </w:r>
        <w:commentRangeEnd w:id="351"/>
        <w:r w:rsidR="00BF584B" w:rsidDel="00B54E33">
          <w:rPr>
            <w:rStyle w:val="CommentReference"/>
            <w:sz w:val="22"/>
            <w:szCs w:val="22"/>
          </w:rPr>
          <w:commentReference w:id="351"/>
        </w:r>
        <w:r w:rsidDel="00B54E33">
          <w:delText>to develop a publishing strategy for the fiscal year. At the end of each calendar year datasets in the inventory are switched from being “published” to “maintained”.</w:delText>
        </w:r>
      </w:del>
    </w:p>
    <w:p w14:paraId="000000B0" w14:textId="516C1FB2" w:rsidR="00AD2385" w:rsidDel="00B54E33" w:rsidRDefault="00000000">
      <w:pPr>
        <w:pStyle w:val="Heading3"/>
        <w:rPr>
          <w:del w:id="355" w:author="Joey Comeaux" w:date="2026-02-23T14:04:00Z" w16du:dateUtc="2026-02-23T21:04:00Z"/>
        </w:rPr>
      </w:pPr>
      <w:bookmarkStart w:id="356" w:name="_heading=h.1y810tw" w:colFirst="0" w:colLast="0"/>
      <w:bookmarkEnd w:id="356"/>
      <w:del w:id="357" w:author="Joey Comeaux" w:date="2026-02-23T14:04:00Z" w16du:dateUtc="2026-02-23T21:04:00Z">
        <w:r w:rsidDel="00B54E33">
          <w:delText>Maintenance and Publishing Complexity</w:delText>
        </w:r>
      </w:del>
    </w:p>
    <w:p w14:paraId="000000B1" w14:textId="366C8AEB" w:rsidR="00AD2385" w:rsidDel="00B54E33" w:rsidRDefault="00000000">
      <w:pPr>
        <w:rPr>
          <w:del w:id="358" w:author="Joey Comeaux" w:date="2026-02-23T14:04:00Z" w16du:dateUtc="2026-02-23T21:04:00Z"/>
        </w:rPr>
      </w:pPr>
      <w:del w:id="359" w:author="Joey Comeaux" w:date="2026-02-23T14:04:00Z" w16du:dateUtc="2026-02-23T21:04:00Z">
        <w:r w:rsidDel="00B54E33">
          <w:delText>Not all data sources are created equal. Depending on the status of the data, there might be an additional number of steps required to publish the data and keep it maintained. As a result of this, the contract has been designed to include complexity as part of the publishing assessment. Publishing complexity is determined by three categories</w:delText>
        </w:r>
      </w:del>
    </w:p>
    <w:p w14:paraId="000000B2" w14:textId="7D1A1935" w:rsidR="00AD2385" w:rsidDel="00B54E33" w:rsidRDefault="00AD2385">
      <w:pPr>
        <w:rPr>
          <w:del w:id="360" w:author="Joey Comeaux" w:date="2026-02-23T14:04:00Z" w16du:dateUtc="2026-02-23T21:04:00Z"/>
        </w:rPr>
      </w:pPr>
    </w:p>
    <w:tbl>
      <w:tblPr>
        <w:tblStyle w:val="ad"/>
        <w:tblW w:w="9090" w:type="dxa"/>
        <w:tblBorders>
          <w:top w:val="nil"/>
          <w:left w:val="nil"/>
          <w:bottom w:val="nil"/>
          <w:right w:val="nil"/>
          <w:insideH w:val="nil"/>
          <w:insideV w:val="nil"/>
        </w:tblBorders>
        <w:tblLayout w:type="fixed"/>
        <w:tblLook w:val="0600" w:firstRow="0" w:lastRow="0" w:firstColumn="0" w:lastColumn="0" w:noHBand="1" w:noVBand="1"/>
      </w:tblPr>
      <w:tblGrid>
        <w:gridCol w:w="9090"/>
      </w:tblGrid>
      <w:tr w:rsidR="00AD2385" w:rsidDel="00B54E33" w14:paraId="00260A14" w14:textId="04C6953F">
        <w:trPr>
          <w:trHeight w:val="300"/>
          <w:del w:id="361" w:author="Joey Comeaux" w:date="2026-02-23T14:04:00Z"/>
        </w:trPr>
        <w:tc>
          <w:tcPr>
            <w:tcW w:w="9090" w:type="dxa"/>
            <w:tcBorders>
              <w:top w:val="single" w:sz="6" w:space="0" w:color="CCCCCC"/>
              <w:left w:val="single" w:sz="6" w:space="0" w:color="CCCCCC"/>
              <w:bottom w:val="single" w:sz="6" w:space="0" w:color="CCCCCC"/>
              <w:right w:val="single" w:sz="6" w:space="0" w:color="000000"/>
            </w:tcBorders>
            <w:shd w:val="clear" w:color="auto" w:fill="CCCCCC"/>
            <w:tcMar>
              <w:top w:w="40" w:type="dxa"/>
              <w:left w:w="0" w:type="dxa"/>
              <w:bottom w:w="40" w:type="dxa"/>
              <w:right w:w="0" w:type="dxa"/>
            </w:tcMar>
            <w:vAlign w:val="bottom"/>
          </w:tcPr>
          <w:p w14:paraId="000000B3" w14:textId="310E184A" w:rsidR="00AD2385" w:rsidDel="00B54E33" w:rsidRDefault="00000000">
            <w:pPr>
              <w:widowControl w:val="0"/>
              <w:rPr>
                <w:del w:id="362" w:author="Joey Comeaux" w:date="2026-02-23T14:04:00Z" w16du:dateUtc="2026-02-23T21:04:00Z"/>
                <w:b/>
                <w:bCs/>
                <w:sz w:val="20"/>
                <w:szCs w:val="20"/>
              </w:rPr>
            </w:pPr>
            <w:del w:id="363" w:author="Joey Comeaux" w:date="2026-02-23T14:04:00Z" w16du:dateUtc="2026-02-23T21:04:00Z">
              <w:r w:rsidDel="00B54E33">
                <w:rPr>
                  <w:b/>
                  <w:bCs/>
                  <w:sz w:val="20"/>
                  <w:szCs w:val="20"/>
                </w:rPr>
                <w:delText>Low Complexity datasets have a simple structure, are well-documented, and readily accessible.</w:delText>
              </w:r>
            </w:del>
          </w:p>
        </w:tc>
      </w:tr>
      <w:tr w:rsidR="00AD2385" w:rsidDel="00B54E33" w14:paraId="4E5D429C" w14:textId="04D89A80">
        <w:trPr>
          <w:trHeight w:val="300"/>
          <w:del w:id="364"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4" w14:textId="3FE30F8E" w:rsidR="00AD2385" w:rsidDel="00B54E33" w:rsidRDefault="00000000">
            <w:pPr>
              <w:widowControl w:val="0"/>
              <w:rPr>
                <w:del w:id="365" w:author="Joey Comeaux" w:date="2026-02-23T14:04:00Z" w16du:dateUtc="2026-02-23T21:04:00Z"/>
                <w:sz w:val="20"/>
                <w:szCs w:val="20"/>
              </w:rPr>
            </w:pPr>
            <w:del w:id="366" w:author="Joey Comeaux" w:date="2026-02-23T14:04:00Z" w16du:dateUtc="2026-02-23T21:04:00Z">
              <w:r w:rsidDel="00B54E33">
                <w:rPr>
                  <w:sz w:val="20"/>
                  <w:szCs w:val="20"/>
                </w:rPr>
                <w:delText>The source system provides a RESTful or web services API exposing the data to external systems</w:delText>
              </w:r>
            </w:del>
          </w:p>
        </w:tc>
      </w:tr>
      <w:tr w:rsidR="00AD2385" w:rsidDel="00B54E33" w14:paraId="6AD12DFE" w14:textId="1F59AA28">
        <w:trPr>
          <w:trHeight w:val="300"/>
          <w:del w:id="367"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5" w14:textId="4C101099" w:rsidR="00AD2385" w:rsidDel="00B54E33" w:rsidRDefault="00000000">
            <w:pPr>
              <w:widowControl w:val="0"/>
              <w:rPr>
                <w:del w:id="368" w:author="Joey Comeaux" w:date="2026-02-23T14:04:00Z" w16du:dateUtc="2026-02-23T21:04:00Z"/>
                <w:sz w:val="20"/>
                <w:szCs w:val="20"/>
              </w:rPr>
            </w:pPr>
            <w:del w:id="369" w:author="Joey Comeaux" w:date="2026-02-23T14:04:00Z" w16du:dateUtc="2026-02-23T21:04:00Z">
              <w:r w:rsidDel="00B54E33">
                <w:rPr>
                  <w:sz w:val="20"/>
                  <w:szCs w:val="20"/>
                </w:rPr>
                <w:delText>The data is available in a delimited text file or XML format.</w:delText>
              </w:r>
            </w:del>
          </w:p>
        </w:tc>
      </w:tr>
      <w:tr w:rsidR="00AD2385" w:rsidDel="00B54E33" w14:paraId="75DE50E5" w14:textId="07C3E368">
        <w:trPr>
          <w:trHeight w:val="300"/>
          <w:del w:id="370"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6" w14:textId="5E4E9556" w:rsidR="00AD2385" w:rsidDel="00B54E33" w:rsidRDefault="00000000">
            <w:pPr>
              <w:widowControl w:val="0"/>
              <w:rPr>
                <w:del w:id="371" w:author="Joey Comeaux" w:date="2026-02-23T14:04:00Z" w16du:dateUtc="2026-02-23T21:04:00Z"/>
                <w:sz w:val="20"/>
                <w:szCs w:val="20"/>
              </w:rPr>
            </w:pPr>
            <w:del w:id="372" w:author="Joey Comeaux" w:date="2026-02-23T14:04:00Z" w16du:dateUtc="2026-02-23T21:04:00Z">
              <w:r w:rsidDel="00B54E33">
                <w:rPr>
                  <w:sz w:val="20"/>
                  <w:szCs w:val="20"/>
                </w:rPr>
                <w:delText>Minor data transformations are required prior to publishing the datasets (e.g., standardizing a date-time element)</w:delText>
              </w:r>
            </w:del>
          </w:p>
        </w:tc>
      </w:tr>
      <w:tr w:rsidR="00AD2385" w:rsidDel="00B54E33" w14:paraId="6CD2697C" w14:textId="73FA3868">
        <w:trPr>
          <w:trHeight w:val="300"/>
          <w:del w:id="373"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7" w14:textId="39C5CA9A" w:rsidR="00AD2385" w:rsidDel="00B54E33" w:rsidRDefault="00000000">
            <w:pPr>
              <w:widowControl w:val="0"/>
              <w:rPr>
                <w:del w:id="374" w:author="Joey Comeaux" w:date="2026-02-23T14:04:00Z" w16du:dateUtc="2026-02-23T21:04:00Z"/>
                <w:sz w:val="20"/>
                <w:szCs w:val="20"/>
              </w:rPr>
            </w:pPr>
            <w:del w:id="375" w:author="Joey Comeaux" w:date="2026-02-23T14:04:00Z" w16du:dateUtc="2026-02-23T21:04:00Z">
              <w:r w:rsidDel="00B54E33">
                <w:rPr>
                  <w:sz w:val="20"/>
                  <w:szCs w:val="20"/>
                </w:rPr>
                <w:delText>Static datasets with the intention of annual, or no, updates</w:delText>
              </w:r>
            </w:del>
          </w:p>
        </w:tc>
      </w:tr>
      <w:tr w:rsidR="00AD2385" w:rsidDel="00B54E33" w14:paraId="5F25A378" w14:textId="3A273C68">
        <w:trPr>
          <w:trHeight w:val="300"/>
          <w:del w:id="376" w:author="Joey Comeaux" w:date="2026-02-23T14:04:00Z"/>
        </w:trPr>
        <w:tc>
          <w:tcPr>
            <w:tcW w:w="9090" w:type="dxa"/>
            <w:tcBorders>
              <w:top w:val="single" w:sz="6" w:space="0" w:color="CCCCCC"/>
              <w:left w:val="single" w:sz="6" w:space="0" w:color="CCCCCC"/>
              <w:bottom w:val="single" w:sz="6" w:space="0" w:color="CCCCCC"/>
              <w:right w:val="single" w:sz="6" w:space="0" w:color="000000"/>
            </w:tcBorders>
            <w:shd w:val="clear" w:color="auto" w:fill="CCCCCC"/>
            <w:tcMar>
              <w:top w:w="40" w:type="dxa"/>
              <w:left w:w="0" w:type="dxa"/>
              <w:bottom w:w="40" w:type="dxa"/>
              <w:right w:w="0" w:type="dxa"/>
            </w:tcMar>
            <w:vAlign w:val="bottom"/>
          </w:tcPr>
          <w:p w14:paraId="000000B8" w14:textId="42225517" w:rsidR="00AD2385" w:rsidDel="00B54E33" w:rsidRDefault="00000000">
            <w:pPr>
              <w:widowControl w:val="0"/>
              <w:rPr>
                <w:del w:id="377" w:author="Joey Comeaux" w:date="2026-02-23T14:04:00Z" w16du:dateUtc="2026-02-23T21:04:00Z"/>
                <w:b/>
                <w:bCs/>
                <w:sz w:val="20"/>
                <w:szCs w:val="20"/>
              </w:rPr>
            </w:pPr>
            <w:del w:id="378" w:author="Joey Comeaux" w:date="2026-02-23T14:04:00Z" w16du:dateUtc="2026-02-23T21:04:00Z">
              <w:r w:rsidDel="00B54E33">
                <w:rPr>
                  <w:b/>
                  <w:bCs/>
                  <w:sz w:val="20"/>
                  <w:szCs w:val="20"/>
                </w:rPr>
                <w:delText>Moderate Complexity datasets are generally any that exceed the factors for low complexity but do not exhibit any of the factors of a High Complexity dataset.</w:delText>
              </w:r>
            </w:del>
          </w:p>
        </w:tc>
      </w:tr>
      <w:tr w:rsidR="00AD2385" w:rsidDel="00B54E33" w14:paraId="41FD2250" w14:textId="49F9C6BD">
        <w:trPr>
          <w:trHeight w:val="300"/>
          <w:del w:id="379"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9" w14:textId="0F18EAF1" w:rsidR="00AD2385" w:rsidDel="00B54E33" w:rsidRDefault="00000000">
            <w:pPr>
              <w:widowControl w:val="0"/>
              <w:rPr>
                <w:del w:id="380" w:author="Joey Comeaux" w:date="2026-02-23T14:04:00Z" w16du:dateUtc="2026-02-23T21:04:00Z"/>
                <w:sz w:val="20"/>
                <w:szCs w:val="20"/>
              </w:rPr>
            </w:pPr>
            <w:del w:id="381" w:author="Joey Comeaux" w:date="2026-02-23T14:04:00Z" w16du:dateUtc="2026-02-23T21:04:00Z">
              <w:r w:rsidDel="00B54E33">
                <w:rPr>
                  <w:sz w:val="20"/>
                  <w:szCs w:val="20"/>
                </w:rPr>
                <w:delText>May contain anomalous data that requires a unique design pattern to reconcile (e.g., zeros in place of nulls in a geolocation attribute).</w:delText>
              </w:r>
            </w:del>
          </w:p>
        </w:tc>
      </w:tr>
      <w:tr w:rsidR="00AD2385" w:rsidDel="00B54E33" w14:paraId="271A2A3C" w14:textId="1ACD717C">
        <w:trPr>
          <w:trHeight w:val="300"/>
          <w:del w:id="382"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A" w14:textId="4BE4924D" w:rsidR="00AD2385" w:rsidDel="00B54E33" w:rsidRDefault="00000000">
            <w:pPr>
              <w:widowControl w:val="0"/>
              <w:rPr>
                <w:del w:id="383" w:author="Joey Comeaux" w:date="2026-02-23T14:04:00Z" w16du:dateUtc="2026-02-23T21:04:00Z"/>
                <w:sz w:val="20"/>
                <w:szCs w:val="20"/>
              </w:rPr>
            </w:pPr>
            <w:del w:id="384" w:author="Joey Comeaux" w:date="2026-02-23T14:04:00Z" w16du:dateUtc="2026-02-23T21:04:00Z">
              <w:r w:rsidDel="00B54E33">
                <w:rPr>
                  <w:sz w:val="20"/>
                  <w:szCs w:val="20"/>
                </w:rPr>
                <w:delText>May require merging data across multiple source files</w:delText>
              </w:r>
            </w:del>
          </w:p>
        </w:tc>
      </w:tr>
      <w:tr w:rsidR="00AD2385" w:rsidDel="00B54E33" w14:paraId="31D30B1A" w14:textId="3E063A99">
        <w:trPr>
          <w:trHeight w:val="300"/>
          <w:del w:id="385"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B" w14:textId="24DC99D5" w:rsidR="00AD2385" w:rsidDel="00B54E33" w:rsidRDefault="00000000">
            <w:pPr>
              <w:widowControl w:val="0"/>
              <w:rPr>
                <w:del w:id="386" w:author="Joey Comeaux" w:date="2026-02-23T14:04:00Z" w16du:dateUtc="2026-02-23T21:04:00Z"/>
                <w:sz w:val="20"/>
                <w:szCs w:val="20"/>
              </w:rPr>
            </w:pPr>
            <w:del w:id="387" w:author="Joey Comeaux" w:date="2026-02-23T14:04:00Z" w16du:dateUtc="2026-02-23T21:04:00Z">
              <w:r w:rsidDel="00B54E33">
                <w:rPr>
                  <w:sz w:val="20"/>
                  <w:szCs w:val="20"/>
                </w:rPr>
                <w:delText>May require non-trivial technical support from data steward to provide access (e.g., custom extract queries)</w:delText>
              </w:r>
            </w:del>
          </w:p>
        </w:tc>
      </w:tr>
      <w:tr w:rsidR="00AD2385" w:rsidDel="00B54E33" w14:paraId="085DACFB" w14:textId="0F248921">
        <w:trPr>
          <w:trHeight w:val="300"/>
          <w:del w:id="388" w:author="Joey Comeaux" w:date="2026-02-23T14:04:00Z"/>
        </w:trPr>
        <w:tc>
          <w:tcPr>
            <w:tcW w:w="9090" w:type="dxa"/>
            <w:tcBorders>
              <w:top w:val="single" w:sz="6" w:space="0" w:color="CCCCCC"/>
              <w:left w:val="single" w:sz="6" w:space="0" w:color="CCCCCC"/>
              <w:bottom w:val="single" w:sz="6" w:space="0" w:color="CCCCCC"/>
              <w:right w:val="single" w:sz="6" w:space="0" w:color="000000"/>
            </w:tcBorders>
            <w:shd w:val="clear" w:color="auto" w:fill="CCCCCC"/>
            <w:tcMar>
              <w:top w:w="40" w:type="dxa"/>
              <w:left w:w="0" w:type="dxa"/>
              <w:bottom w:w="40" w:type="dxa"/>
              <w:right w:w="0" w:type="dxa"/>
            </w:tcMar>
            <w:vAlign w:val="bottom"/>
          </w:tcPr>
          <w:p w14:paraId="000000BC" w14:textId="59222CFB" w:rsidR="00AD2385" w:rsidDel="00B54E33" w:rsidRDefault="00000000">
            <w:pPr>
              <w:widowControl w:val="0"/>
              <w:rPr>
                <w:del w:id="389" w:author="Joey Comeaux" w:date="2026-02-23T14:04:00Z" w16du:dateUtc="2026-02-23T21:04:00Z"/>
                <w:b/>
                <w:bCs/>
                <w:sz w:val="20"/>
                <w:szCs w:val="20"/>
              </w:rPr>
            </w:pPr>
            <w:del w:id="390" w:author="Joey Comeaux" w:date="2026-02-23T14:04:00Z" w16du:dateUtc="2026-02-23T21:04:00Z">
              <w:r w:rsidDel="00B54E33">
                <w:rPr>
                  <w:b/>
                  <w:bCs/>
                  <w:sz w:val="20"/>
                  <w:szCs w:val="20"/>
                </w:rPr>
                <w:delText>High Complexity datasets will exhibit one or more of these factors:</w:delText>
              </w:r>
            </w:del>
          </w:p>
        </w:tc>
      </w:tr>
      <w:tr w:rsidR="00AD2385" w:rsidDel="00B54E33" w14:paraId="0CC1C612" w14:textId="7EA29688">
        <w:trPr>
          <w:trHeight w:val="300"/>
          <w:del w:id="391"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D" w14:textId="24FC5055" w:rsidR="00AD2385" w:rsidDel="00B54E33" w:rsidRDefault="00000000">
            <w:pPr>
              <w:widowControl w:val="0"/>
              <w:rPr>
                <w:del w:id="392" w:author="Joey Comeaux" w:date="2026-02-23T14:04:00Z" w16du:dateUtc="2026-02-23T21:04:00Z"/>
                <w:sz w:val="20"/>
                <w:szCs w:val="20"/>
              </w:rPr>
            </w:pPr>
            <w:del w:id="393" w:author="Joey Comeaux" w:date="2026-02-23T14:04:00Z" w16du:dateUtc="2026-02-23T21:04:00Z">
              <w:r w:rsidDel="00B54E33">
                <w:rPr>
                  <w:sz w:val="20"/>
                  <w:szCs w:val="20"/>
                </w:rPr>
                <w:delText>Managed in a legacy information system based on technology prior to 2000.</w:delText>
              </w:r>
            </w:del>
          </w:p>
        </w:tc>
      </w:tr>
      <w:tr w:rsidR="00AD2385" w:rsidDel="00B54E33" w14:paraId="00D84C74" w14:textId="22E45124">
        <w:trPr>
          <w:trHeight w:val="300"/>
          <w:del w:id="394"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E" w14:textId="487DF31C" w:rsidR="00AD2385" w:rsidDel="00B54E33" w:rsidRDefault="00000000">
            <w:pPr>
              <w:widowControl w:val="0"/>
              <w:rPr>
                <w:del w:id="395" w:author="Joey Comeaux" w:date="2026-02-23T14:04:00Z" w16du:dateUtc="2026-02-23T21:04:00Z"/>
                <w:sz w:val="20"/>
                <w:szCs w:val="20"/>
              </w:rPr>
            </w:pPr>
            <w:del w:id="396" w:author="Joey Comeaux" w:date="2026-02-23T14:04:00Z" w16du:dateUtc="2026-02-23T21:04:00Z">
              <w:r w:rsidDel="00B54E33">
                <w:rPr>
                  <w:sz w:val="20"/>
                  <w:szCs w:val="20"/>
                </w:rPr>
                <w:delText>Accessible only through proprietary or custom interfaces or extraction methods.</w:delText>
              </w:r>
            </w:del>
          </w:p>
        </w:tc>
      </w:tr>
      <w:tr w:rsidR="00AD2385" w:rsidDel="00B54E33" w14:paraId="04F99C31" w14:textId="22825D97">
        <w:trPr>
          <w:trHeight w:val="300"/>
          <w:del w:id="397"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BF" w14:textId="05BF99F7" w:rsidR="00AD2385" w:rsidDel="00B54E33" w:rsidRDefault="00000000">
            <w:pPr>
              <w:widowControl w:val="0"/>
              <w:rPr>
                <w:del w:id="398" w:author="Joey Comeaux" w:date="2026-02-23T14:04:00Z" w16du:dateUtc="2026-02-23T21:04:00Z"/>
                <w:sz w:val="20"/>
                <w:szCs w:val="20"/>
              </w:rPr>
            </w:pPr>
            <w:del w:id="399" w:author="Joey Comeaux" w:date="2026-02-23T14:04:00Z" w16du:dateUtc="2026-02-23T21:04:00Z">
              <w:r w:rsidDel="00B54E33">
                <w:rPr>
                  <w:sz w:val="20"/>
                  <w:szCs w:val="20"/>
                </w:rPr>
                <w:delText>Contain obscure or codified data.</w:delText>
              </w:r>
            </w:del>
          </w:p>
        </w:tc>
      </w:tr>
      <w:tr w:rsidR="00AD2385" w:rsidDel="00B54E33" w14:paraId="76E9B10E" w14:textId="1719CFC1">
        <w:trPr>
          <w:trHeight w:val="300"/>
          <w:del w:id="400"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0" w14:textId="74C07A1E" w:rsidR="00AD2385" w:rsidDel="00B54E33" w:rsidRDefault="00000000">
            <w:pPr>
              <w:widowControl w:val="0"/>
              <w:rPr>
                <w:del w:id="401" w:author="Joey Comeaux" w:date="2026-02-23T14:04:00Z" w16du:dateUtc="2026-02-23T21:04:00Z"/>
                <w:sz w:val="20"/>
                <w:szCs w:val="20"/>
              </w:rPr>
            </w:pPr>
            <w:del w:id="402" w:author="Joey Comeaux" w:date="2026-02-23T14:04:00Z" w16du:dateUtc="2026-02-23T21:04:00Z">
              <w:r w:rsidDel="00B54E33">
                <w:rPr>
                  <w:sz w:val="20"/>
                  <w:szCs w:val="20"/>
                </w:rPr>
                <w:delText>Are poorly documented (e.g., no data dictionary or similar)</w:delText>
              </w:r>
            </w:del>
          </w:p>
        </w:tc>
      </w:tr>
      <w:tr w:rsidR="00AD2385" w:rsidDel="00B54E33" w14:paraId="7E3A66B1" w14:textId="38616759">
        <w:trPr>
          <w:trHeight w:val="300"/>
          <w:del w:id="403"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1" w14:textId="4BEF5A20" w:rsidR="00AD2385" w:rsidDel="00B54E33" w:rsidRDefault="00000000">
            <w:pPr>
              <w:widowControl w:val="0"/>
              <w:rPr>
                <w:del w:id="404" w:author="Joey Comeaux" w:date="2026-02-23T14:04:00Z" w16du:dateUtc="2026-02-23T21:04:00Z"/>
                <w:sz w:val="20"/>
                <w:szCs w:val="20"/>
              </w:rPr>
            </w:pPr>
            <w:del w:id="405" w:author="Joey Comeaux" w:date="2026-02-23T14:04:00Z" w16du:dateUtc="2026-02-23T21:04:00Z">
              <w:r w:rsidDel="00B54E33">
                <w:rPr>
                  <w:sz w:val="20"/>
                  <w:szCs w:val="20"/>
                </w:rPr>
                <w:delText>Contain many entities/objects with many relationships</w:delText>
              </w:r>
            </w:del>
          </w:p>
        </w:tc>
      </w:tr>
      <w:tr w:rsidR="00AD2385" w:rsidDel="00B54E33" w14:paraId="218297F4" w14:textId="62B053E9">
        <w:trPr>
          <w:trHeight w:val="300"/>
          <w:del w:id="406"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2" w14:textId="5EEDC520" w:rsidR="00AD2385" w:rsidDel="00B54E33" w:rsidRDefault="00000000">
            <w:pPr>
              <w:widowControl w:val="0"/>
              <w:rPr>
                <w:del w:id="407" w:author="Joey Comeaux" w:date="2026-02-23T14:04:00Z" w16du:dateUtc="2026-02-23T21:04:00Z"/>
                <w:sz w:val="20"/>
                <w:szCs w:val="20"/>
              </w:rPr>
            </w:pPr>
            <w:del w:id="408" w:author="Joey Comeaux" w:date="2026-02-23T14:04:00Z" w16du:dateUtc="2026-02-23T21:04:00Z">
              <w:r w:rsidDel="00B54E33">
                <w:rPr>
                  <w:sz w:val="20"/>
                  <w:szCs w:val="20"/>
                </w:rPr>
                <w:lastRenderedPageBreak/>
                <w:delText>Are very large (e.g., millions of records, hundreds of attributes)</w:delText>
              </w:r>
            </w:del>
          </w:p>
        </w:tc>
      </w:tr>
      <w:tr w:rsidR="00AD2385" w:rsidDel="00B54E33" w14:paraId="2A0C24AA" w14:textId="7667639C">
        <w:trPr>
          <w:trHeight w:val="300"/>
          <w:del w:id="409"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3" w14:textId="2A46BA57" w:rsidR="00AD2385" w:rsidDel="00B54E33" w:rsidRDefault="00000000">
            <w:pPr>
              <w:widowControl w:val="0"/>
              <w:rPr>
                <w:del w:id="410" w:author="Joey Comeaux" w:date="2026-02-23T14:04:00Z" w16du:dateUtc="2026-02-23T21:04:00Z"/>
                <w:sz w:val="20"/>
                <w:szCs w:val="20"/>
              </w:rPr>
            </w:pPr>
            <w:del w:id="411" w:author="Joey Comeaux" w:date="2026-02-23T14:04:00Z" w16du:dateUtc="2026-02-23T21:04:00Z">
              <w:r w:rsidDel="00B54E33">
                <w:rPr>
                  <w:sz w:val="20"/>
                  <w:szCs w:val="20"/>
                </w:rPr>
                <w:delText>Is highly volatile/dynamic data (changes frequently)</w:delText>
              </w:r>
            </w:del>
          </w:p>
        </w:tc>
      </w:tr>
      <w:tr w:rsidR="00AD2385" w:rsidDel="00B54E33" w14:paraId="2EE74A00" w14:textId="0DF706A6">
        <w:trPr>
          <w:trHeight w:val="300"/>
          <w:del w:id="412"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4" w14:textId="035C7B68" w:rsidR="00AD2385" w:rsidDel="00B54E33" w:rsidRDefault="00000000">
            <w:pPr>
              <w:widowControl w:val="0"/>
              <w:rPr>
                <w:del w:id="413" w:author="Joey Comeaux" w:date="2026-02-23T14:04:00Z" w16du:dateUtc="2026-02-23T21:04:00Z"/>
                <w:sz w:val="20"/>
                <w:szCs w:val="20"/>
              </w:rPr>
            </w:pPr>
            <w:del w:id="414" w:author="Joey Comeaux" w:date="2026-02-23T14:04:00Z" w16du:dateUtc="2026-02-23T21:04:00Z">
              <w:r w:rsidDel="00B54E33">
                <w:rPr>
                  <w:sz w:val="20"/>
                  <w:szCs w:val="20"/>
                </w:rPr>
                <w:delText>Contains PII or requires special handling per CORA or other policies</w:delText>
              </w:r>
            </w:del>
          </w:p>
        </w:tc>
      </w:tr>
      <w:tr w:rsidR="00AD2385" w:rsidDel="00B54E33" w14:paraId="7A0EBD56" w14:textId="3D95CBD2">
        <w:trPr>
          <w:trHeight w:val="300"/>
          <w:del w:id="415" w:author="Joey Comeaux" w:date="2026-02-23T14:04:00Z"/>
        </w:trPr>
        <w:tc>
          <w:tcPr>
            <w:tcW w:w="9090" w:type="dxa"/>
            <w:tcBorders>
              <w:top w:val="single" w:sz="6" w:space="0" w:color="CCCCCC"/>
              <w:left w:val="single" w:sz="6" w:space="0" w:color="CCCCCC"/>
              <w:bottom w:val="single" w:sz="6" w:space="0" w:color="CCCCCC"/>
              <w:right w:val="single" w:sz="6" w:space="0" w:color="000000"/>
            </w:tcBorders>
            <w:tcMar>
              <w:top w:w="40" w:type="dxa"/>
              <w:left w:w="0" w:type="dxa"/>
              <w:bottom w:w="40" w:type="dxa"/>
              <w:right w:w="0" w:type="dxa"/>
            </w:tcMar>
            <w:vAlign w:val="bottom"/>
          </w:tcPr>
          <w:p w14:paraId="000000C5" w14:textId="5A139DB3" w:rsidR="00AD2385" w:rsidDel="00B54E33" w:rsidRDefault="00000000">
            <w:pPr>
              <w:widowControl w:val="0"/>
              <w:rPr>
                <w:del w:id="416" w:author="Joey Comeaux" w:date="2026-02-23T14:04:00Z" w16du:dateUtc="2026-02-23T21:04:00Z"/>
                <w:sz w:val="20"/>
                <w:szCs w:val="20"/>
              </w:rPr>
            </w:pPr>
            <w:del w:id="417" w:author="Joey Comeaux" w:date="2026-02-23T14:04:00Z" w16du:dateUtc="2026-02-23T21:04:00Z">
              <w:r w:rsidDel="00B54E33">
                <w:rPr>
                  <w:sz w:val="20"/>
                  <w:szCs w:val="20"/>
                </w:rPr>
                <w:delText>Unstructured data</w:delText>
              </w:r>
            </w:del>
          </w:p>
        </w:tc>
      </w:tr>
    </w:tbl>
    <w:p w14:paraId="000000C6" w14:textId="74DE7024" w:rsidR="00AD2385" w:rsidDel="00B54E33" w:rsidRDefault="00000000">
      <w:pPr>
        <w:pStyle w:val="Heading3"/>
        <w:rPr>
          <w:del w:id="418" w:author="Joey Comeaux" w:date="2026-02-23T14:04:00Z" w16du:dateUtc="2026-02-23T21:04:00Z"/>
        </w:rPr>
      </w:pPr>
      <w:bookmarkStart w:id="419" w:name="_heading=h.4i7ojhp" w:colFirst="0" w:colLast="0"/>
      <w:bookmarkEnd w:id="419"/>
      <w:del w:id="420" w:author="Joey Comeaux" w:date="2026-02-23T14:04:00Z" w16du:dateUtc="2026-02-23T21:04:00Z">
        <w:r w:rsidDel="00B54E33">
          <w:delText>Maintenance LOE Calculator</w:delText>
        </w:r>
      </w:del>
    </w:p>
    <w:p w14:paraId="000000C7" w14:textId="34909A22" w:rsidR="00AD2385" w:rsidDel="00B54E33" w:rsidRDefault="00000000">
      <w:pPr>
        <w:rPr>
          <w:del w:id="421" w:author="Joey Comeaux" w:date="2026-02-23T14:04:00Z" w16du:dateUtc="2026-02-23T21:04:00Z"/>
        </w:rPr>
      </w:pPr>
      <w:del w:id="422" w:author="Joey Comeaux" w:date="2026-02-23T14:04:00Z" w16du:dateUtc="2026-02-23T21:04:00Z">
        <w:r w:rsidDel="00B54E33">
          <w:delText xml:space="preserve">Historically a big challenge has been creating a clear distinction between when a dataset leaves publishing and enters into maintenance. It is assumed that maintenance will be set up and automated during the publishing process, but it is all too common for the maintenance setup to last far into the months subsequent to publishing. </w:delText>
        </w:r>
      </w:del>
    </w:p>
    <w:p w14:paraId="000000C8" w14:textId="700F9674" w:rsidR="00AD2385" w:rsidDel="00B54E33" w:rsidRDefault="00000000">
      <w:pPr>
        <w:rPr>
          <w:del w:id="423" w:author="Joey Comeaux" w:date="2026-02-23T14:04:00Z" w16du:dateUtc="2026-02-23T21:04:00Z"/>
        </w:rPr>
      </w:pPr>
      <w:del w:id="424" w:author="Joey Comeaux" w:date="2026-02-23T14:04:00Z" w16du:dateUtc="2026-02-23T21:04:00Z">
        <w:r w:rsidDel="00B54E33">
          <w:delText xml:space="preserve">The analysis to determine the appropriate variables for accurately predicting the amount of maintenance that is required by a distinct data automation type. Would be ideal if we could use this as a metric for future publishing decisions. This has not been utilized currently, and was designed around August 2018. Future use to be determined by the CDOS BIC head. Current </w:delText>
        </w:r>
        <w:r w:rsidR="00AD2385" w:rsidDel="00B54E33">
          <w:fldChar w:fldCharType="begin"/>
        </w:r>
        <w:r w:rsidR="00AD2385" w:rsidDel="00B54E33">
          <w:delInstrText>HYPERLINK "https://docs.google.com/spreadsheets/d/15_v8FBVKW175ZUiH3G_WQwCo9LNBM4xR/edit" \l "gid=1706802453" \h</w:delInstrText>
        </w:r>
        <w:r w:rsidR="00AD2385" w:rsidDel="00B54E33">
          <w:fldChar w:fldCharType="separate"/>
        </w:r>
        <w:r w:rsidR="00AD2385" w:rsidDel="00B54E33">
          <w:rPr>
            <w:color w:val="1155CC"/>
            <w:u w:val="single"/>
          </w:rPr>
          <w:delText>workspace for the LOE calculator</w:delText>
        </w:r>
        <w:r w:rsidR="00AD2385" w:rsidDel="00B54E33">
          <w:fldChar w:fldCharType="end"/>
        </w:r>
        <w:r w:rsidDel="00B54E33">
          <w:delText>.</w:delText>
        </w:r>
      </w:del>
    </w:p>
    <w:p w14:paraId="000000C9" w14:textId="5CED0145" w:rsidR="00AD2385" w:rsidDel="00B54E33" w:rsidRDefault="00000000">
      <w:pPr>
        <w:pStyle w:val="Heading3"/>
        <w:rPr>
          <w:del w:id="425" w:author="Joey Comeaux" w:date="2026-02-23T14:04:00Z" w16du:dateUtc="2026-02-23T21:04:00Z"/>
        </w:rPr>
      </w:pPr>
      <w:bookmarkStart w:id="426" w:name="_heading=h.2xcytpi" w:colFirst="0" w:colLast="0"/>
      <w:bookmarkEnd w:id="426"/>
      <w:del w:id="427" w:author="Joey Comeaux" w:date="2026-02-23T14:04:00Z" w16du:dateUtc="2026-02-23T21:04:00Z">
        <w:r w:rsidDel="00B54E33">
          <w:delText>Quality vs Quantity</w:delText>
        </w:r>
      </w:del>
    </w:p>
    <w:p w14:paraId="000000CA" w14:textId="14BF55BD" w:rsidR="00AD2385" w:rsidDel="00B54E33" w:rsidRDefault="00000000">
      <w:pPr>
        <w:rPr>
          <w:del w:id="428" w:author="Joey Comeaux" w:date="2026-02-23T14:04:00Z" w16du:dateUtc="2026-02-23T21:04:00Z"/>
        </w:rPr>
      </w:pPr>
      <w:del w:id="429" w:author="Joey Comeaux" w:date="2026-02-23T14:04:00Z" w16du:dateUtc="2026-02-23T21:04:00Z">
        <w:r w:rsidDel="00B54E33">
          <w:delText xml:space="preserve">Both have value because of data in combination, but over the years it has been a big lesson to learn that some datasets have higher quality than others, which is why the ideal measure of success should be in how people are using the data as opposed to how many datasets are published each year. </w:delText>
        </w:r>
      </w:del>
    </w:p>
    <w:p w14:paraId="000000CB" w14:textId="071458AD" w:rsidR="00AD2385" w:rsidDel="00B54E33" w:rsidRDefault="00000000">
      <w:pPr>
        <w:rPr>
          <w:del w:id="430" w:author="Joey Comeaux" w:date="2026-02-23T14:04:00Z" w16du:dateUtc="2026-02-23T21:04:00Z"/>
        </w:rPr>
      </w:pPr>
      <w:del w:id="431" w:author="Joey Comeaux" w:date="2026-02-23T14:04:00Z" w16du:dateUtc="2026-02-23T21:04:00Z">
        <w:r w:rsidDel="00B54E33">
          <w:delText>There are three key factors for valuable data: Is the data accurate? Is it up-to-date? Can it be combined easily with other data for analysis? Data curation is the process of transforming data from its original build and native management into a series of datasets that are formatted to the needs of the data consumer.</w:delText>
        </w:r>
      </w:del>
    </w:p>
    <w:p w14:paraId="000000CC" w14:textId="329A8E0F" w:rsidR="00AD2385" w:rsidDel="00B54E33" w:rsidRDefault="00AD2385">
      <w:pPr>
        <w:rPr>
          <w:del w:id="432" w:author="Joey Comeaux" w:date="2026-02-23T14:04:00Z" w16du:dateUtc="2026-02-23T21:04:00Z"/>
          <w:sz w:val="20"/>
          <w:szCs w:val="20"/>
        </w:rPr>
      </w:pPr>
    </w:p>
    <w:p w14:paraId="000000CD" w14:textId="74E9C205" w:rsidR="00AD2385" w:rsidDel="00B54E33" w:rsidRDefault="00000000">
      <w:pPr>
        <w:rPr>
          <w:del w:id="433" w:author="Joey Comeaux" w:date="2026-02-23T14:04:00Z" w16du:dateUtc="2026-02-23T21:04:00Z"/>
        </w:rPr>
      </w:pPr>
      <w:del w:id="434" w:author="Joey Comeaux" w:date="2026-02-23T14:04:00Z" w16du:dateUtc="2026-02-23T21:04:00Z">
        <w:r w:rsidDel="00B54E33">
          <w:delText>Curated Data Metrics</w:delText>
        </w:r>
      </w:del>
    </w:p>
    <w:p w14:paraId="000000CE" w14:textId="13A0CDFC" w:rsidR="00AD2385" w:rsidDel="00B54E33" w:rsidRDefault="00000000">
      <w:pPr>
        <w:rPr>
          <w:del w:id="435" w:author="Joey Comeaux" w:date="2026-02-23T14:04:00Z" w16du:dateUtc="2026-02-23T21:04:00Z"/>
        </w:rPr>
      </w:pPr>
      <w:del w:id="436" w:author="Joey Comeaux" w:date="2026-02-23T14:04:00Z" w16du:dateUtc="2026-02-23T21:04:00Z">
        <w:r w:rsidDel="00B54E33">
          <w:delText>Best practices for open data programs include:</w:delText>
        </w:r>
      </w:del>
    </w:p>
    <w:p w14:paraId="000000CF" w14:textId="0FF9ED16" w:rsidR="00AD2385" w:rsidDel="00B54E33" w:rsidRDefault="00000000">
      <w:pPr>
        <w:numPr>
          <w:ilvl w:val="0"/>
          <w:numId w:val="23"/>
        </w:numPr>
        <w:rPr>
          <w:del w:id="437" w:author="Joey Comeaux" w:date="2026-02-23T14:04:00Z" w16du:dateUtc="2026-02-23T21:04:00Z"/>
        </w:rPr>
      </w:pPr>
      <w:del w:id="438" w:author="Joey Comeaux" w:date="2026-02-23T14:04:00Z" w16du:dateUtc="2026-02-23T21:04:00Z">
        <w:r w:rsidDel="00B54E33">
          <w:delText>Machine Readable data</w:delText>
        </w:r>
      </w:del>
    </w:p>
    <w:p w14:paraId="000000D0" w14:textId="308F75B1" w:rsidR="00AD2385" w:rsidDel="00B54E33" w:rsidRDefault="00000000">
      <w:pPr>
        <w:numPr>
          <w:ilvl w:val="0"/>
          <w:numId w:val="23"/>
        </w:numPr>
        <w:rPr>
          <w:del w:id="439" w:author="Joey Comeaux" w:date="2026-02-23T14:04:00Z" w16du:dateUtc="2026-02-23T21:04:00Z"/>
        </w:rPr>
      </w:pPr>
      <w:del w:id="440" w:author="Joey Comeaux" w:date="2026-02-23T14:04:00Z" w16du:dateUtc="2026-02-23T21:04:00Z">
        <w:r w:rsidDel="00B54E33">
          <w:delText>Thorough documentation on the technical data publishing process</w:delText>
        </w:r>
      </w:del>
    </w:p>
    <w:p w14:paraId="000000D1" w14:textId="2384C333" w:rsidR="00AD2385" w:rsidDel="00B54E33" w:rsidRDefault="00000000">
      <w:pPr>
        <w:numPr>
          <w:ilvl w:val="0"/>
          <w:numId w:val="23"/>
        </w:numPr>
        <w:rPr>
          <w:del w:id="441" w:author="Joey Comeaux" w:date="2026-02-23T14:04:00Z" w16du:dateUtc="2026-02-23T21:04:00Z"/>
        </w:rPr>
      </w:pPr>
      <w:del w:id="442" w:author="Joey Comeaux" w:date="2026-02-23T14:04:00Z" w16du:dateUtc="2026-02-23T21:04:00Z">
        <w:r w:rsidDel="00B54E33">
          <w:delText>Published open data strategic plan and progress toward publishing goals</w:delText>
        </w:r>
      </w:del>
    </w:p>
    <w:p w14:paraId="000000D2" w14:textId="5B05876A" w:rsidR="00AD2385" w:rsidDel="00B54E33" w:rsidRDefault="00000000">
      <w:pPr>
        <w:numPr>
          <w:ilvl w:val="0"/>
          <w:numId w:val="23"/>
        </w:numPr>
        <w:rPr>
          <w:del w:id="443" w:author="Joey Comeaux" w:date="2026-02-23T14:04:00Z" w16du:dateUtc="2026-02-23T21:04:00Z"/>
        </w:rPr>
      </w:pPr>
      <w:del w:id="444" w:author="Joey Comeaux" w:date="2026-02-23T14:04:00Z" w16du:dateUtc="2026-02-23T21:04:00Z">
        <w:r w:rsidDel="00B54E33">
          <w:delText>Published documentation on the organizational steps in the data provider process</w:delText>
        </w:r>
      </w:del>
    </w:p>
    <w:p w14:paraId="000000D3" w14:textId="7D57B44B" w:rsidR="00AD2385" w:rsidDel="00B54E33" w:rsidRDefault="00000000">
      <w:pPr>
        <w:numPr>
          <w:ilvl w:val="0"/>
          <w:numId w:val="23"/>
        </w:numPr>
        <w:rPr>
          <w:del w:id="445" w:author="Joey Comeaux" w:date="2026-02-23T14:04:00Z" w16du:dateUtc="2026-02-23T21:04:00Z"/>
        </w:rPr>
      </w:pPr>
      <w:del w:id="446" w:author="Joey Comeaux" w:date="2026-02-23T14:04:00Z" w16du:dateUtc="2026-02-23T21:04:00Z">
        <w:r w:rsidDel="00B54E33">
          <w:delText>Good documentation on what metadata is and why it’s valuable</w:delText>
        </w:r>
      </w:del>
    </w:p>
    <w:p w14:paraId="000000D4" w14:textId="02168664" w:rsidR="00AD2385" w:rsidDel="00B54E33" w:rsidRDefault="00000000">
      <w:pPr>
        <w:numPr>
          <w:ilvl w:val="0"/>
          <w:numId w:val="23"/>
        </w:numPr>
        <w:rPr>
          <w:del w:id="447" w:author="Joey Comeaux" w:date="2026-02-23T14:04:00Z" w16du:dateUtc="2026-02-23T21:04:00Z"/>
        </w:rPr>
      </w:pPr>
      <w:del w:id="448" w:author="Joey Comeaux" w:date="2026-02-23T14:04:00Z" w16du:dateUtc="2026-02-23T21:04:00Z">
        <w:r w:rsidDel="00B54E33">
          <w:delText>Meaningful metadata</w:delText>
        </w:r>
      </w:del>
    </w:p>
    <w:p w14:paraId="000000D5" w14:textId="4D47AB3A" w:rsidR="00AD2385" w:rsidDel="00B54E33" w:rsidRDefault="00000000">
      <w:pPr>
        <w:numPr>
          <w:ilvl w:val="0"/>
          <w:numId w:val="23"/>
        </w:numPr>
        <w:rPr>
          <w:del w:id="449" w:author="Joey Comeaux" w:date="2026-02-23T14:04:00Z" w16du:dateUtc="2026-02-23T21:04:00Z"/>
        </w:rPr>
      </w:pPr>
      <w:del w:id="450" w:author="Joey Comeaux" w:date="2026-02-23T14:04:00Z" w16du:dateUtc="2026-02-23T21:04:00Z">
        <w:r w:rsidDel="00B54E33">
          <w:delText>Metrics and dashboards showing various data update schedules</w:delText>
        </w:r>
      </w:del>
    </w:p>
    <w:p w14:paraId="000000D6" w14:textId="51C38D24" w:rsidR="00AD2385" w:rsidDel="00B54E33" w:rsidRDefault="00000000">
      <w:pPr>
        <w:numPr>
          <w:ilvl w:val="0"/>
          <w:numId w:val="23"/>
        </w:numPr>
        <w:rPr>
          <w:del w:id="451" w:author="Joey Comeaux" w:date="2026-02-23T14:04:00Z" w16du:dateUtc="2026-02-23T21:04:00Z"/>
        </w:rPr>
      </w:pPr>
      <w:del w:id="452" w:author="Joey Comeaux" w:date="2026-02-23T14:04:00Z" w16du:dateUtc="2026-02-23T21:04:00Z">
        <w:r w:rsidDel="00B54E33">
          <w:delText>Use of standards and naming conventions</w:delText>
        </w:r>
      </w:del>
    </w:p>
    <w:p w14:paraId="000000D7" w14:textId="6BFA74C8" w:rsidR="00AD2385" w:rsidDel="00B54E33" w:rsidRDefault="00000000">
      <w:pPr>
        <w:numPr>
          <w:ilvl w:val="0"/>
          <w:numId w:val="23"/>
        </w:numPr>
        <w:rPr>
          <w:del w:id="453" w:author="Joey Comeaux" w:date="2026-02-23T14:04:00Z" w16du:dateUtc="2026-02-23T21:04:00Z"/>
        </w:rPr>
      </w:pPr>
      <w:del w:id="454" w:author="Joey Comeaux" w:date="2026-02-23T14:04:00Z" w16du:dateUtc="2026-02-23T21:04:00Z">
        <w:r w:rsidDel="00B54E33">
          <w:delText>Quality keywords and enhanced searching</w:delText>
        </w:r>
      </w:del>
    </w:p>
    <w:p w14:paraId="000000D8" w14:textId="11EF2332" w:rsidR="00AD2385" w:rsidDel="00B54E33" w:rsidRDefault="00000000">
      <w:pPr>
        <w:numPr>
          <w:ilvl w:val="0"/>
          <w:numId w:val="23"/>
        </w:numPr>
        <w:rPr>
          <w:del w:id="455" w:author="Joey Comeaux" w:date="2026-02-23T14:04:00Z" w16du:dateUtc="2026-02-23T21:04:00Z"/>
        </w:rPr>
      </w:pPr>
      <w:del w:id="456" w:author="Joey Comeaux" w:date="2026-02-23T14:04:00Z" w16du:dateUtc="2026-02-23T21:04:00Z">
        <w:r w:rsidDel="00B54E33">
          <w:delText>Control over catalog populating, and assuring authoritative sources</w:delText>
        </w:r>
      </w:del>
    </w:p>
    <w:p w14:paraId="000000D9" w14:textId="2F40E56B" w:rsidR="00AD2385" w:rsidDel="00B54E33" w:rsidRDefault="00000000">
      <w:pPr>
        <w:numPr>
          <w:ilvl w:val="0"/>
          <w:numId w:val="23"/>
        </w:numPr>
        <w:rPr>
          <w:del w:id="457" w:author="Joey Comeaux" w:date="2026-02-23T14:04:00Z" w16du:dateUtc="2026-02-23T21:04:00Z"/>
        </w:rPr>
      </w:pPr>
      <w:del w:id="458" w:author="Joey Comeaux" w:date="2026-02-23T14:04:00Z" w16du:dateUtc="2026-02-23T21:04:00Z">
        <w:r w:rsidDel="00B54E33">
          <w:delText>Smart regulation of public publishing and crowd sourced data</w:delText>
        </w:r>
      </w:del>
    </w:p>
    <w:p w14:paraId="52C420A6" w14:textId="26402D1D" w:rsidR="00B54E33" w:rsidRDefault="00B54E33">
      <w:pPr>
        <w:pStyle w:val="Heading2"/>
        <w:rPr>
          <w:ins w:id="459" w:author="Joey Comeaux" w:date="2026-02-23T14:04:00Z" w16du:dateUtc="2026-02-23T21:04:00Z"/>
        </w:rPr>
      </w:pPr>
      <w:bookmarkStart w:id="460" w:name="_heading=h.1ci93xb" w:colFirst="0" w:colLast="0"/>
      <w:bookmarkEnd w:id="460"/>
      <w:ins w:id="461" w:author="Joey Comeaux" w:date="2026-02-23T14:04:00Z" w16du:dateUtc="2026-02-23T21:04:00Z">
        <w:r>
          <w:lastRenderedPageBreak/>
          <w:t>Publishing</w:t>
        </w:r>
      </w:ins>
    </w:p>
    <w:p w14:paraId="09D332F7" w14:textId="54E72681" w:rsidR="00B54E33" w:rsidRPr="00B54E33" w:rsidRDefault="00B54E33">
      <w:pPr>
        <w:rPr>
          <w:ins w:id="462" w:author="Joey Comeaux" w:date="2026-02-23T14:04:00Z" w16du:dateUtc="2026-02-23T21:04:00Z"/>
        </w:rPr>
        <w:pPrChange w:id="463" w:author="Joey Comeaux" w:date="2026-02-23T14:04:00Z" w16du:dateUtc="2026-02-23T21:04:00Z">
          <w:pPr>
            <w:pStyle w:val="Heading2"/>
          </w:pPr>
        </w:pPrChange>
      </w:pPr>
      <w:ins w:id="464" w:author="Joey Comeaux" w:date="2026-02-23T14:04:00Z" w16du:dateUtc="2026-02-23T21:04:00Z">
        <w:r>
          <w:t>As of fiscal year 20</w:t>
        </w:r>
      </w:ins>
      <w:ins w:id="465" w:author="Joey Comeaux" w:date="2026-02-23T14:05:00Z" w16du:dateUtc="2026-02-23T21:05:00Z">
        <w:r>
          <w:t xml:space="preserve">26, publishing is no longer part of the SOS contract. Please reference the publishing in the </w:t>
        </w:r>
      </w:ins>
      <w:ins w:id="466" w:author="Joey Comeaux" w:date="2026-02-23T14:06:00Z" w16du:dateUtc="2026-02-23T21:06:00Z">
        <w:r>
          <w:t xml:space="preserve">previous </w:t>
        </w:r>
      </w:ins>
      <w:ins w:id="467" w:author="Joey Comeaux" w:date="2026-02-23T14:10:00Z" w16du:dateUtc="2026-02-23T21:10:00Z">
        <w:r>
          <w:fldChar w:fldCharType="begin"/>
        </w:r>
        <w:r>
          <w:instrText>HYPERLINK "https://docs.google.com/document/d/1Ssad9hns5mo861H3i-roKOREwLZ6HoIW/edit?usp=drive_link&amp;ouid=109835393296136720775&amp;rtpof=true&amp;sd=true"</w:instrText>
        </w:r>
        <w:r>
          <w:fldChar w:fldCharType="separate"/>
        </w:r>
        <w:r w:rsidRPr="00B54E33">
          <w:rPr>
            <w:rStyle w:val="Hyperlink"/>
          </w:rPr>
          <w:t>Data Maintenance Document</w:t>
        </w:r>
        <w:r>
          <w:fldChar w:fldCharType="end"/>
        </w:r>
      </w:ins>
      <w:ins w:id="468" w:author="Joey Comeaux" w:date="2026-02-23T14:06:00Z" w16du:dateUtc="2026-02-23T21:06:00Z">
        <w:r>
          <w:t xml:space="preserve">. </w:t>
        </w:r>
      </w:ins>
    </w:p>
    <w:p w14:paraId="1A43CD30" w14:textId="77777777" w:rsidR="00B54E33" w:rsidRDefault="00B54E33">
      <w:pPr>
        <w:pStyle w:val="Heading2"/>
        <w:rPr>
          <w:ins w:id="469" w:author="Joey Comeaux" w:date="2026-02-23T14:04:00Z" w16du:dateUtc="2026-02-23T21:04:00Z"/>
        </w:rPr>
      </w:pPr>
    </w:p>
    <w:p w14:paraId="50F8A220" w14:textId="77777777" w:rsidR="00B54E33" w:rsidRDefault="00B54E33">
      <w:pPr>
        <w:pStyle w:val="Heading2"/>
        <w:rPr>
          <w:ins w:id="470" w:author="Joey Comeaux" w:date="2026-02-23T14:04:00Z" w16du:dateUtc="2026-02-23T21:04:00Z"/>
        </w:rPr>
      </w:pPr>
    </w:p>
    <w:p w14:paraId="000000DA" w14:textId="47743A98" w:rsidR="00AD2385" w:rsidRDefault="00000000">
      <w:pPr>
        <w:pStyle w:val="Heading2"/>
      </w:pPr>
      <w:r>
        <w:t>SEO and USE</w:t>
      </w:r>
    </w:p>
    <w:p w14:paraId="000000DB" w14:textId="2CF8739F" w:rsidR="00AD2385" w:rsidDel="00B54E33" w:rsidRDefault="00000000">
      <w:pPr>
        <w:pStyle w:val="Heading3"/>
        <w:rPr>
          <w:del w:id="471" w:author="Joey Comeaux" w:date="2026-02-23T14:11:00Z" w16du:dateUtc="2026-02-23T21:11:00Z"/>
        </w:rPr>
      </w:pPr>
      <w:bookmarkStart w:id="472" w:name="_heading=h.3whwml4" w:colFirst="0" w:colLast="0"/>
      <w:bookmarkEnd w:id="472"/>
      <w:del w:id="473" w:author="Joey Comeaux" w:date="2026-02-23T14:11:00Z" w16du:dateUtc="2026-02-23T21:11:00Z">
        <w:r w:rsidDel="00B54E33">
          <w:delText xml:space="preserve">What are SEO and </w:delText>
        </w:r>
        <w:commentRangeStart w:id="474"/>
        <w:r w:rsidDel="00B54E33">
          <w:delText>USE</w:delText>
        </w:r>
      </w:del>
      <w:commentRangeEnd w:id="474"/>
      <w:r w:rsidR="00BF584B">
        <w:rPr>
          <w:rStyle w:val="CommentReference"/>
          <w:sz w:val="28"/>
          <w:szCs w:val="28"/>
        </w:rPr>
        <w:commentReference w:id="474"/>
      </w:r>
    </w:p>
    <w:p w14:paraId="000000DC" w14:textId="6F4C8A13" w:rsidR="00AD2385" w:rsidDel="00B54E33" w:rsidRDefault="00000000">
      <w:pPr>
        <w:spacing w:line="240" w:lineRule="auto"/>
        <w:rPr>
          <w:del w:id="475" w:author="Joey Comeaux" w:date="2026-02-23T14:11:00Z" w16du:dateUtc="2026-02-23T21:11:00Z"/>
        </w:rPr>
      </w:pPr>
      <w:del w:id="476" w:author="Joey Comeaux" w:date="2026-02-23T14:11:00Z" w16du:dateUtc="2026-02-23T21:11:00Z">
        <w:r w:rsidDel="00B54E33">
          <w:delText>SEO and USE are the two primary data portal governance components used to improve and provide a successful data catalog browsing experience for the consumer and stakeholder.</w:delText>
        </w:r>
      </w:del>
    </w:p>
    <w:p w14:paraId="000000DD" w14:textId="24BB2FDE" w:rsidR="00AD2385" w:rsidDel="00B54E33" w:rsidRDefault="00000000">
      <w:pPr>
        <w:numPr>
          <w:ilvl w:val="0"/>
          <w:numId w:val="2"/>
        </w:numPr>
        <w:spacing w:line="240" w:lineRule="auto"/>
        <w:rPr>
          <w:del w:id="477" w:author="Joey Comeaux" w:date="2026-02-23T14:11:00Z" w16du:dateUtc="2026-02-23T21:11:00Z"/>
        </w:rPr>
      </w:pPr>
      <w:del w:id="478" w:author="Joey Comeaux" w:date="2026-02-23T14:11:00Z" w16du:dateUtc="2026-02-23T21:11:00Z">
        <w:r w:rsidDel="00B54E33">
          <w:delText>SEO (Search Engine Optimization) provides textual and contextual information to machines cataloging and querying to produce search results in order to optimize web content for discoverability by a search engine. A search engine is an information retrieval software program that discovers, crawls, transforms and stores information for retrieval in response to user queries. The crawlers are commonly referred to as “bots”.</w:delText>
        </w:r>
      </w:del>
    </w:p>
    <w:p w14:paraId="000000DE" w14:textId="677639D6" w:rsidR="00AD2385" w:rsidDel="00B54E33" w:rsidRDefault="00000000">
      <w:pPr>
        <w:numPr>
          <w:ilvl w:val="1"/>
          <w:numId w:val="2"/>
        </w:numPr>
        <w:spacing w:line="240" w:lineRule="auto"/>
        <w:rPr>
          <w:del w:id="479" w:author="Joey Comeaux" w:date="2026-02-23T14:11:00Z" w16du:dateUtc="2026-02-23T21:11:00Z"/>
        </w:rPr>
      </w:pPr>
      <w:del w:id="480" w:author="Joey Comeaux" w:date="2026-02-23T14:11:00Z" w16du:dateUtc="2026-02-23T21:11:00Z">
        <w:r w:rsidDel="00B54E33">
          <w:delText xml:space="preserve">Think about the most common ways people use a “Google Search” - this is what the  “bots” are matching to: </w:delText>
        </w:r>
      </w:del>
    </w:p>
    <w:p w14:paraId="000000DF" w14:textId="35B06714" w:rsidR="00AD2385" w:rsidDel="00B54E33" w:rsidRDefault="00000000">
      <w:pPr>
        <w:numPr>
          <w:ilvl w:val="2"/>
          <w:numId w:val="2"/>
        </w:numPr>
        <w:spacing w:line="240" w:lineRule="auto"/>
        <w:rPr>
          <w:del w:id="481" w:author="Joey Comeaux" w:date="2026-02-23T14:11:00Z" w16du:dateUtc="2026-02-23T21:11:00Z"/>
        </w:rPr>
      </w:pPr>
      <w:del w:id="482" w:author="Joey Comeaux" w:date="2026-02-23T14:11:00Z" w16du:dateUtc="2026-02-23T21:11:00Z">
        <w:r w:rsidDel="00B54E33">
          <w:delText>Ask a question “Where can I find data on all bike trails in Colorado?”</w:delText>
        </w:r>
      </w:del>
    </w:p>
    <w:p w14:paraId="000000E0" w14:textId="05F0B8DB" w:rsidR="00AD2385" w:rsidDel="00B54E33" w:rsidRDefault="00000000">
      <w:pPr>
        <w:numPr>
          <w:ilvl w:val="2"/>
          <w:numId w:val="2"/>
        </w:numPr>
        <w:spacing w:line="240" w:lineRule="auto"/>
        <w:rPr>
          <w:del w:id="483" w:author="Joey Comeaux" w:date="2026-02-23T14:11:00Z" w16du:dateUtc="2026-02-23T21:11:00Z"/>
        </w:rPr>
      </w:pPr>
      <w:del w:id="484" w:author="Joey Comeaux" w:date="2026-02-23T14:11:00Z" w16du:dateUtc="2026-02-23T21:11:00Z">
        <w:r w:rsidDel="00B54E33">
          <w:delText>Discover facts “Street Trees, Denver, Dominant Species”</w:delText>
        </w:r>
      </w:del>
    </w:p>
    <w:p w14:paraId="000000E1" w14:textId="66D1CC91" w:rsidR="00AD2385" w:rsidDel="00B54E33" w:rsidRDefault="00000000">
      <w:pPr>
        <w:numPr>
          <w:ilvl w:val="2"/>
          <w:numId w:val="2"/>
        </w:numPr>
        <w:spacing w:line="240" w:lineRule="auto"/>
        <w:rPr>
          <w:del w:id="485" w:author="Joey Comeaux" w:date="2026-02-23T14:11:00Z" w16du:dateUtc="2026-02-23T21:11:00Z"/>
        </w:rPr>
      </w:pPr>
      <w:del w:id="486" w:author="Joey Comeaux" w:date="2026-02-23T14:11:00Z" w16du:dateUtc="2026-02-23T21:11:00Z">
        <w:r w:rsidDel="00B54E33">
          <w:delText>Find specific items “Bike Trails, Colorado, shapefile”</w:delText>
        </w:r>
      </w:del>
    </w:p>
    <w:p w14:paraId="000000E2" w14:textId="6FF9D034" w:rsidR="00AD2385" w:rsidDel="00B54E33" w:rsidRDefault="00000000">
      <w:pPr>
        <w:numPr>
          <w:ilvl w:val="1"/>
          <w:numId w:val="2"/>
        </w:numPr>
        <w:spacing w:line="240" w:lineRule="auto"/>
        <w:rPr>
          <w:del w:id="487" w:author="Joey Comeaux" w:date="2026-02-23T14:11:00Z" w16du:dateUtc="2026-02-23T21:11:00Z"/>
        </w:rPr>
      </w:pPr>
      <w:del w:id="488" w:author="Joey Comeaux" w:date="2026-02-23T14:11:00Z" w16du:dateUtc="2026-02-23T21:11:00Z">
        <w:r w:rsidDel="00B54E33">
          <w:delText>CIM Publishers can use searchable fields in the metadata to “tell“ the “bots” what information is useful to people searching for public data.</w:delText>
        </w:r>
      </w:del>
    </w:p>
    <w:p w14:paraId="000000E3" w14:textId="0D63E849" w:rsidR="00AD2385" w:rsidDel="00B54E33" w:rsidRDefault="00000000">
      <w:pPr>
        <w:numPr>
          <w:ilvl w:val="0"/>
          <w:numId w:val="2"/>
        </w:numPr>
        <w:spacing w:line="240" w:lineRule="auto"/>
        <w:rPr>
          <w:del w:id="489" w:author="Joey Comeaux" w:date="2026-02-23T14:11:00Z" w16du:dateUtc="2026-02-23T21:11:00Z"/>
        </w:rPr>
      </w:pPr>
      <w:del w:id="490" w:author="Joey Comeaux" w:date="2026-02-23T14:11:00Z" w16du:dateUtc="2026-02-23T21:11:00Z">
        <w:r w:rsidDel="00B54E33">
          <w:delText xml:space="preserve">User Search Experience ensures the text is human readable and designed to create a quality experience for the data consumer. </w:delText>
        </w:r>
      </w:del>
    </w:p>
    <w:p w14:paraId="000000E4" w14:textId="5307C38F" w:rsidR="00AD2385" w:rsidDel="00B54E33" w:rsidRDefault="00000000">
      <w:pPr>
        <w:numPr>
          <w:ilvl w:val="1"/>
          <w:numId w:val="2"/>
        </w:numPr>
        <w:spacing w:line="240" w:lineRule="auto"/>
        <w:rPr>
          <w:del w:id="491" w:author="Joey Comeaux" w:date="2026-02-23T14:11:00Z" w16du:dateUtc="2026-02-23T21:11:00Z"/>
        </w:rPr>
      </w:pPr>
      <w:del w:id="492" w:author="Joey Comeaux" w:date="2026-02-23T14:11:00Z" w16du:dateUtc="2026-02-23T21:11:00Z">
        <w:r w:rsidDel="00B54E33">
          <w:delText>Think about the experience of trying to create a map or visualization of a phenomena using data:</w:delText>
        </w:r>
      </w:del>
    </w:p>
    <w:p w14:paraId="000000E5" w14:textId="757D2575" w:rsidR="00AD2385" w:rsidDel="00B54E33" w:rsidRDefault="00000000">
      <w:pPr>
        <w:numPr>
          <w:ilvl w:val="2"/>
          <w:numId w:val="2"/>
        </w:numPr>
        <w:spacing w:line="240" w:lineRule="auto"/>
        <w:rPr>
          <w:del w:id="493" w:author="Joey Comeaux" w:date="2026-02-23T14:11:00Z" w16du:dateUtc="2026-02-23T21:11:00Z"/>
        </w:rPr>
      </w:pPr>
      <w:del w:id="494" w:author="Joey Comeaux" w:date="2026-02-23T14:11:00Z" w16du:dateUtc="2026-02-23T21:11:00Z">
        <w:r w:rsidDel="00B54E33">
          <w:delText>How do people search for the data?</w:delText>
        </w:r>
      </w:del>
    </w:p>
    <w:p w14:paraId="000000E6" w14:textId="3BDA2850" w:rsidR="00AD2385" w:rsidDel="00B54E33" w:rsidRDefault="00000000">
      <w:pPr>
        <w:numPr>
          <w:ilvl w:val="2"/>
          <w:numId w:val="2"/>
        </w:numPr>
        <w:spacing w:line="240" w:lineRule="auto"/>
        <w:rPr>
          <w:del w:id="495" w:author="Joey Comeaux" w:date="2026-02-23T14:11:00Z" w16du:dateUtc="2026-02-23T21:11:00Z"/>
        </w:rPr>
      </w:pPr>
      <w:del w:id="496" w:author="Joey Comeaux" w:date="2026-02-23T14:11:00Z" w16du:dateUtc="2026-02-23T21:11:00Z">
        <w:r w:rsidDel="00B54E33">
          <w:delText>What do their search terms consist of?</w:delText>
        </w:r>
      </w:del>
    </w:p>
    <w:p w14:paraId="000000E7" w14:textId="06EA8B31" w:rsidR="00AD2385" w:rsidDel="00B54E33" w:rsidRDefault="00000000">
      <w:pPr>
        <w:numPr>
          <w:ilvl w:val="2"/>
          <w:numId w:val="2"/>
        </w:numPr>
        <w:spacing w:line="240" w:lineRule="auto"/>
        <w:rPr>
          <w:del w:id="497" w:author="Joey Comeaux" w:date="2026-02-23T14:11:00Z" w16du:dateUtc="2026-02-23T21:11:00Z"/>
        </w:rPr>
      </w:pPr>
      <w:del w:id="498" w:author="Joey Comeaux" w:date="2026-02-23T14:11:00Z" w16du:dateUtc="2026-02-23T21:11:00Z">
        <w:r w:rsidDel="00B54E33">
          <w:delText>How do they find additional data of interest?</w:delText>
        </w:r>
      </w:del>
    </w:p>
    <w:p w14:paraId="000000E8" w14:textId="365D3C40" w:rsidR="00AD2385" w:rsidDel="00B54E33" w:rsidRDefault="00000000">
      <w:pPr>
        <w:numPr>
          <w:ilvl w:val="0"/>
          <w:numId w:val="2"/>
        </w:numPr>
        <w:spacing w:line="240" w:lineRule="auto"/>
        <w:rPr>
          <w:del w:id="499" w:author="Joey Comeaux" w:date="2026-02-23T14:11:00Z" w16du:dateUtc="2026-02-23T21:11:00Z"/>
        </w:rPr>
      </w:pPr>
      <w:del w:id="500" w:author="Joey Comeaux" w:date="2026-02-23T14:11:00Z" w16du:dateUtc="2026-02-23T21:11:00Z">
        <w:r w:rsidDel="00B54E33">
          <w:delText xml:space="preserve">Good SEO produces a positive experience when search results return data that the person is searching for. </w:delText>
        </w:r>
      </w:del>
    </w:p>
    <w:p w14:paraId="000000E9" w14:textId="0F49AF5C" w:rsidR="00AD2385" w:rsidDel="00B54E33" w:rsidRDefault="00000000">
      <w:pPr>
        <w:numPr>
          <w:ilvl w:val="0"/>
          <w:numId w:val="2"/>
        </w:numPr>
        <w:spacing w:line="240" w:lineRule="auto"/>
        <w:rPr>
          <w:del w:id="501" w:author="Joey Comeaux" w:date="2026-02-23T14:11:00Z" w16du:dateUtc="2026-02-23T21:11:00Z"/>
        </w:rPr>
      </w:pPr>
      <w:del w:id="502" w:author="Joey Comeaux" w:date="2026-02-23T14:11:00Z" w16du:dateUtc="2026-02-23T21:11:00Z">
        <w:r w:rsidDel="00B54E33">
          <w:delText>Good USE occurs when the person can easily browse and discover data that is relevant to their quest. Creating both requires good content curation and adherence to some formatting standards.</w:delText>
        </w:r>
      </w:del>
    </w:p>
    <w:p w14:paraId="000000EA" w14:textId="18D90CE7" w:rsidR="00AD2385" w:rsidDel="00B54E33" w:rsidRDefault="00AD2385">
      <w:pPr>
        <w:spacing w:line="240" w:lineRule="auto"/>
        <w:rPr>
          <w:del w:id="503" w:author="Joey Comeaux" w:date="2026-02-23T14:11:00Z" w16du:dateUtc="2026-02-23T21:11:00Z"/>
        </w:rPr>
      </w:pPr>
    </w:p>
    <w:p w14:paraId="000000EB" w14:textId="38984AD6" w:rsidR="00AD2385" w:rsidDel="00B54E33" w:rsidRDefault="00000000">
      <w:pPr>
        <w:rPr>
          <w:del w:id="504" w:author="Joey Comeaux" w:date="2026-02-23T14:11:00Z" w16du:dateUtc="2026-02-23T21:11:00Z"/>
          <w:b/>
          <w:bCs/>
        </w:rPr>
      </w:pPr>
      <w:del w:id="505" w:author="Joey Comeaux" w:date="2026-02-23T14:11:00Z" w16du:dateUtc="2026-02-23T21:11:00Z">
        <w:r w:rsidDel="00B54E33">
          <w:rPr>
            <w:b/>
            <w:bCs/>
          </w:rPr>
          <w:delText>What matters most in search discovery within CIM</w:delText>
        </w:r>
      </w:del>
    </w:p>
    <w:p w14:paraId="000000EC" w14:textId="4669EC29" w:rsidR="00AD2385" w:rsidDel="00B54E33" w:rsidRDefault="00000000">
      <w:pPr>
        <w:spacing w:line="240" w:lineRule="auto"/>
        <w:rPr>
          <w:del w:id="506" w:author="Joey Comeaux" w:date="2026-02-23T14:11:00Z" w16du:dateUtc="2026-02-23T21:11:00Z"/>
        </w:rPr>
      </w:pPr>
      <w:del w:id="507" w:author="Joey Comeaux" w:date="2026-02-23T14:11:00Z" w16du:dateUtc="2026-02-23T21:11:00Z">
        <w:r w:rsidDel="00B54E33">
          <w:rPr>
            <w:color w:val="222222"/>
            <w:highlight w:val="white"/>
          </w:rPr>
          <w:delText xml:space="preserve">Four primary attributes of the Go Code Colorado Enhanced Metadata (Socrata calls it “Custom Metadata” as separate from “Field Descriptions”) are discoverable by the CIM internal search: </w:delText>
        </w:r>
        <w:r w:rsidDel="00B54E33">
          <w:rPr>
            <w:b/>
            <w:bCs/>
            <w:color w:val="222222"/>
            <w:highlight w:val="white"/>
          </w:rPr>
          <w:delText>Dataset Title, Short Description, Keywords, Field Descriptions</w:delText>
        </w:r>
        <w:r w:rsidDel="00B54E33">
          <w:rPr>
            <w:color w:val="222222"/>
            <w:highlight w:val="white"/>
          </w:rPr>
          <w:delText xml:space="preserve">. </w:delText>
        </w:r>
        <w:r w:rsidDel="00B54E33">
          <w:delText xml:space="preserve">The overlap in use of Titles and Short descriptions by SEO and USE shows the importance of working hard to adhere to standardization of these two fields.The best way to visualize how these two fields that impact the consumer’s experience the most - regardless of the portal platform (i.e: Socrata, CKAN, Junar, etc) - the first two lines of the short description are displayed below the title. When title formats vary, the user’s brain is instantly being tasked with finding themes to compare datasets, </w:delText>
        </w:r>
        <w:r w:rsidDel="00B54E33">
          <w:lastRenderedPageBreak/>
          <w:delText>when all efforts should be focused on quickly determining “what is it”, “what’s in it”, and “how was it made” as key components to determining if the data is useful or not.</w:delText>
        </w:r>
      </w:del>
    </w:p>
    <w:p w14:paraId="000000ED" w14:textId="6895B509" w:rsidR="00AD2385" w:rsidDel="00B54E33" w:rsidRDefault="00AD2385">
      <w:pPr>
        <w:spacing w:line="240" w:lineRule="auto"/>
        <w:rPr>
          <w:del w:id="508" w:author="Joey Comeaux" w:date="2026-02-23T14:11:00Z" w16du:dateUtc="2026-02-23T21:11:00Z"/>
        </w:rPr>
      </w:pPr>
    </w:p>
    <w:p w14:paraId="000000EE" w14:textId="3F9D86CB" w:rsidR="00AD2385" w:rsidDel="00B54E33" w:rsidRDefault="00000000">
      <w:pPr>
        <w:pStyle w:val="Heading3"/>
        <w:rPr>
          <w:del w:id="509" w:author="Joey Comeaux" w:date="2026-02-23T14:11:00Z" w16du:dateUtc="2026-02-23T21:11:00Z"/>
        </w:rPr>
      </w:pPr>
      <w:bookmarkStart w:id="510" w:name="_heading=h.2bn6wsx" w:colFirst="0" w:colLast="0"/>
      <w:bookmarkEnd w:id="510"/>
      <w:del w:id="511" w:author="Joey Comeaux" w:date="2026-02-23T14:11:00Z" w16du:dateUtc="2026-02-23T21:11:00Z">
        <w:r w:rsidDel="00B54E33">
          <w:delText>What matters most in search discovery in a “Google Search”</w:delText>
        </w:r>
      </w:del>
    </w:p>
    <w:p w14:paraId="000000EF" w14:textId="53ADF8DE" w:rsidR="00AD2385" w:rsidDel="00B54E33" w:rsidRDefault="00000000">
      <w:pPr>
        <w:spacing w:line="240" w:lineRule="auto"/>
        <w:rPr>
          <w:del w:id="512" w:author="Joey Comeaux" w:date="2026-02-23T14:11:00Z" w16du:dateUtc="2026-02-23T21:11:00Z"/>
          <w:color w:val="222222"/>
          <w:highlight w:val="white"/>
        </w:rPr>
      </w:pPr>
      <w:del w:id="513" w:author="Joey Comeaux" w:date="2026-02-23T14:11:00Z" w16du:dateUtc="2026-02-23T21:11:00Z">
        <w:r w:rsidDel="00B54E33">
          <w:rPr>
            <w:color w:val="222222"/>
            <w:highlight w:val="white"/>
          </w:rPr>
          <w:delText xml:space="preserve">All attributes of the Enhanced Metadata (Socrata calls it “Custom Metadata”) are discoverable by the </w:delText>
        </w:r>
        <w:r w:rsidDel="00B54E33">
          <w:delText>bots</w:delText>
        </w:r>
        <w:r w:rsidDel="00B54E33">
          <w:rPr>
            <w:color w:val="222222"/>
            <w:highlight w:val="white"/>
          </w:rPr>
          <w:delText xml:space="preserve"> cataloging the internet pages’ content as they come into existence. The longer pages are available and return consistent content/schemas, the more discoverable they become. The same goes for the dataset click-rate. The more accurate the title and short description, the more likely a user is to click on the dataset to see if it has the fields they are looking for. This too contributes to the SEO performance of a given dataset. This is a great example of how preparing for SEO and USE are correlated.</w:delText>
        </w:r>
      </w:del>
    </w:p>
    <w:p w14:paraId="000000F0" w14:textId="54312CAC" w:rsidR="00AD2385" w:rsidDel="00B54E33" w:rsidRDefault="00AD2385">
      <w:pPr>
        <w:spacing w:line="240" w:lineRule="auto"/>
        <w:rPr>
          <w:del w:id="514" w:author="Joey Comeaux" w:date="2026-02-23T14:11:00Z" w16du:dateUtc="2026-02-23T21:11:00Z"/>
          <w:color w:val="222222"/>
          <w:highlight w:val="white"/>
        </w:rPr>
      </w:pPr>
    </w:p>
    <w:p w14:paraId="000000F1" w14:textId="6FED6E57" w:rsidR="00AD2385" w:rsidDel="00B54E33" w:rsidRDefault="00000000">
      <w:pPr>
        <w:spacing w:line="240" w:lineRule="auto"/>
        <w:rPr>
          <w:del w:id="515" w:author="Joey Comeaux" w:date="2026-02-23T14:11:00Z" w16du:dateUtc="2026-02-23T21:11:00Z"/>
        </w:rPr>
      </w:pPr>
      <w:del w:id="516" w:author="Joey Comeaux" w:date="2026-02-23T14:11:00Z" w16du:dateUtc="2026-02-23T21:11:00Z">
        <w:r w:rsidDel="00B54E33">
          <w:rPr>
            <w:color w:val="222222"/>
            <w:highlight w:val="white"/>
          </w:rPr>
          <w:delText>All attributes of data, including views and downloads, metadata richness, size, scale, extent, etc. are crawled by search “bots”. This an advantage of a feature metadata page with its own unique and discoverable url.</w:delText>
        </w:r>
      </w:del>
    </w:p>
    <w:p w14:paraId="000000F2" w14:textId="77777777" w:rsidR="00AD2385" w:rsidRDefault="00000000">
      <w:pPr>
        <w:pStyle w:val="Heading1"/>
      </w:pPr>
      <w:bookmarkStart w:id="517" w:name="_heading=h.qsh70q" w:colFirst="0" w:colLast="0"/>
      <w:bookmarkEnd w:id="517"/>
      <w:r>
        <w:t>The Data Management Process</w:t>
      </w:r>
    </w:p>
    <w:p w14:paraId="000000F3" w14:textId="77777777" w:rsidR="00AD2385" w:rsidRDefault="00000000">
      <w:pPr>
        <w:pStyle w:val="Heading2"/>
      </w:pPr>
      <w:bookmarkStart w:id="518" w:name="_heading=h.3as4poj" w:colFirst="0" w:colLast="0"/>
      <w:bookmarkEnd w:id="518"/>
      <w:r>
        <w:t>bic_etl GitHub Repository</w:t>
      </w:r>
    </w:p>
    <w:p w14:paraId="000000F4" w14:textId="77777777" w:rsidR="00AD2385" w:rsidRDefault="00000000">
      <w:r>
        <w:t xml:space="preserve">This contains the information about the bic_etl GitHub repository. This repository is used to maintain data on </w:t>
      </w:r>
      <w:hyperlink r:id="rId28">
        <w:r w:rsidR="00AD2385">
          <w:rPr>
            <w:color w:val="1155CC"/>
            <w:u w:val="single"/>
          </w:rPr>
          <w:t>https://data.colorado.gov</w:t>
        </w:r>
      </w:hyperlink>
      <w:r>
        <w:t xml:space="preserve"> for specific datasets. BIC stands for the Business Intelligence Center, and ETL stands for Extract, Transform, and Load.</w:t>
      </w:r>
    </w:p>
    <w:p w14:paraId="000000F5" w14:textId="77777777" w:rsidR="00AD2385" w:rsidRDefault="00000000">
      <w:pPr>
        <w:pStyle w:val="Heading3"/>
      </w:pPr>
      <w:bookmarkStart w:id="519" w:name="_heading=h.1pxezwc" w:colFirst="0" w:colLast="0"/>
      <w:bookmarkEnd w:id="519"/>
      <w:r>
        <w:t>Setup</w:t>
      </w:r>
    </w:p>
    <w:p w14:paraId="000000F6" w14:textId="55386FC6" w:rsidR="00AD2385" w:rsidRDefault="00000000">
      <w:r>
        <w:t xml:space="preserve">The repository is </w:t>
      </w:r>
      <w:hyperlink r:id="rId29">
        <w:r w:rsidR="00AD2385">
          <w:rPr>
            <w:color w:val="1155CC"/>
            <w:u w:val="single"/>
          </w:rPr>
          <w:t>on GitHub</w:t>
        </w:r>
      </w:hyperlink>
      <w:r>
        <w:t xml:space="preserve"> under the GoCode organization. It is a private repository, access needs to be granted by a current user or admin. Use </w:t>
      </w:r>
      <w:hyperlink r:id="rId30">
        <w:r w:rsidR="00AD2385">
          <w:rPr>
            <w:color w:val="1155CC"/>
            <w:u w:val="single"/>
          </w:rPr>
          <w:t>GitHub documentation</w:t>
        </w:r>
      </w:hyperlink>
      <w:r>
        <w:t xml:space="preserve"> for a guide on how to clone, push, pull, and other usage. You may find that </w:t>
      </w:r>
      <w:hyperlink r:id="rId31">
        <w:r w:rsidR="00AD2385">
          <w:rPr>
            <w:color w:val="1155CC"/>
            <w:u w:val="single"/>
          </w:rPr>
          <w:t>GitHub client</w:t>
        </w:r>
      </w:hyperlink>
      <w:r>
        <w:t xml:space="preserve"> is simpler to use than the command line.</w:t>
      </w:r>
      <w:ins w:id="520" w:author="Joey Comeaux" w:date="2026-02-24T08:20:00Z" w16du:dateUtc="2026-02-24T15:20:00Z">
        <w:r w:rsidR="00E42AE9">
          <w:t xml:space="preserve">  The repo can also be accessed via the </w:t>
        </w:r>
      </w:ins>
      <w:ins w:id="521" w:author="Joey Comeaux" w:date="2026-02-24T08:25:00Z" w16du:dateUtc="2026-02-24T15:25:00Z">
        <w:r w:rsidR="00E42AE9">
          <w:fldChar w:fldCharType="begin"/>
        </w:r>
        <w:r w:rsidR="00E42AE9">
          <w:instrText>HYPERLINK "https://code.visualstudio.com/docs/sourcecontrol/github"</w:instrText>
        </w:r>
        <w:r w:rsidR="00E42AE9">
          <w:fldChar w:fldCharType="separate"/>
        </w:r>
        <w:r w:rsidR="00E42AE9" w:rsidRPr="00E42AE9">
          <w:rPr>
            <w:rStyle w:val="Hyperlink"/>
          </w:rPr>
          <w:t>Visual Studio Code</w:t>
        </w:r>
        <w:r w:rsidR="00E42AE9">
          <w:fldChar w:fldCharType="end"/>
        </w:r>
      </w:ins>
      <w:ins w:id="522" w:author="Joey Comeaux" w:date="2026-02-24T08:21:00Z" w16du:dateUtc="2026-02-24T15:21:00Z">
        <w:r w:rsidR="00E42AE9">
          <w:t xml:space="preserve"> editor.</w:t>
        </w:r>
      </w:ins>
      <w:ins w:id="523" w:author="Joey Comeaux" w:date="2026-02-24T08:23:00Z" w16du:dateUtc="2026-02-24T15:23:00Z">
        <w:r w:rsidR="00E42AE9">
          <w:t xml:space="preserve">  </w:t>
        </w:r>
      </w:ins>
      <w:ins w:id="524" w:author="Joey Comeaux" w:date="2026-02-24T08:24:00Z" w16du:dateUtc="2026-02-24T15:24:00Z">
        <w:r w:rsidR="00E42AE9">
          <w:t xml:space="preserve">See </w:t>
        </w:r>
        <w:r w:rsidR="00E42AE9">
          <w:fldChar w:fldCharType="begin"/>
        </w:r>
        <w:r w:rsidR="00E42AE9">
          <w:instrText>HYPERLINK "https://code.visualstudio.com/docs/sourcecontrol/github"</w:instrText>
        </w:r>
        <w:r w:rsidR="00E42AE9">
          <w:fldChar w:fldCharType="separate"/>
        </w:r>
        <w:r w:rsidR="00E42AE9" w:rsidRPr="00E42AE9">
          <w:rPr>
            <w:rStyle w:val="Hyperlink"/>
          </w:rPr>
          <w:t>here</w:t>
        </w:r>
        <w:r w:rsidR="00E42AE9">
          <w:fldChar w:fldCharType="end"/>
        </w:r>
        <w:r w:rsidR="00E42AE9">
          <w:t xml:space="preserve"> for more info. </w:t>
        </w:r>
      </w:ins>
    </w:p>
    <w:p w14:paraId="000000F7" w14:textId="77777777" w:rsidR="00AD2385" w:rsidRDefault="00000000">
      <w:pPr>
        <w:pStyle w:val="Heading3"/>
      </w:pPr>
      <w:bookmarkStart w:id="525" w:name="_heading=h.49x2ik5" w:colFirst="0" w:colLast="0"/>
      <w:bookmarkEnd w:id="525"/>
      <w:r>
        <w:t>Best Practices</w:t>
      </w:r>
    </w:p>
    <w:p w14:paraId="000000F8" w14:textId="77777777" w:rsidR="00AD2385" w:rsidRDefault="00000000">
      <w:r>
        <w:t xml:space="preserve">A number of best practices for technical processes are to be </w:t>
      </w:r>
      <w:commentRangeStart w:id="526"/>
      <w:r>
        <w:t>documented</w:t>
      </w:r>
      <w:commentRangeEnd w:id="526"/>
      <w:r w:rsidR="00BF584B">
        <w:rPr>
          <w:rStyle w:val="CommentReference"/>
          <w:sz w:val="22"/>
          <w:szCs w:val="22"/>
        </w:rPr>
        <w:commentReference w:id="526"/>
      </w:r>
      <w:r>
        <w:t xml:space="preserve"> on our </w:t>
      </w:r>
      <w:hyperlink r:id="rId32">
        <w:r w:rsidR="00AD2385">
          <w:rPr>
            <w:color w:val="1155CC"/>
            <w:u w:val="single"/>
          </w:rPr>
          <w:t>GitHub documentation</w:t>
        </w:r>
      </w:hyperlink>
      <w:r>
        <w:t>, including GitHub branching, data management, and password management/sharing.</w:t>
      </w:r>
    </w:p>
    <w:p w14:paraId="000000F9" w14:textId="77777777" w:rsidR="00AD2385" w:rsidRDefault="00000000">
      <w:pPr>
        <w:pStyle w:val="Heading3"/>
      </w:pPr>
      <w:bookmarkStart w:id="527" w:name="_heading=h.2p2csry" w:colFirst="0" w:colLast="0"/>
      <w:bookmarkEnd w:id="527"/>
      <w:r>
        <w:t>Code Layout</w:t>
      </w:r>
    </w:p>
    <w:p w14:paraId="000000FA" w14:textId="77777777" w:rsidR="00AD2385" w:rsidRDefault="00000000">
      <w:r>
        <w:t xml:space="preserve">The system is organized by department (like </w:t>
      </w:r>
      <w:r>
        <w:rPr>
          <w:i/>
          <w:iCs/>
        </w:rPr>
        <w:t>cdos</w:t>
      </w:r>
      <w:r>
        <w:t>, the Colorado Department of State), as the data processes are often in similar patterns for each department. Only the departments that have an ETL process (manual or automated) exist in this system.</w:t>
      </w:r>
    </w:p>
    <w:p w14:paraId="000000FB" w14:textId="46CD1357" w:rsidR="00AD2385" w:rsidRDefault="00000000">
      <w:r>
        <w:t xml:space="preserve">There are also </w:t>
      </w:r>
      <w:del w:id="528" w:author="Joey Comeaux" w:date="2026-02-24T08:32:00Z" w16du:dateUtc="2026-02-24T15:32:00Z">
        <w:r w:rsidDel="00E55593">
          <w:delText>a number of</w:delText>
        </w:r>
      </w:del>
      <w:ins w:id="529" w:author="Joey Comeaux" w:date="2026-02-24T08:32:00Z" w16du:dateUtc="2026-02-24T15:32:00Z">
        <w:r w:rsidR="00E55593">
          <w:t>several</w:t>
        </w:r>
      </w:ins>
      <w:r>
        <w:t xml:space="preserve"> other folders for various things</w:t>
      </w:r>
    </w:p>
    <w:p w14:paraId="000000FC" w14:textId="6C808486" w:rsidR="00AD2385" w:rsidRDefault="00000000">
      <w:pPr>
        <w:numPr>
          <w:ilvl w:val="0"/>
          <w:numId w:val="3"/>
        </w:numPr>
      </w:pPr>
      <w:r>
        <w:rPr>
          <w:i/>
          <w:iCs/>
        </w:rPr>
        <w:t>general</w:t>
      </w:r>
      <w:r>
        <w:t xml:space="preserve"> - contains all</w:t>
      </w:r>
      <w:del w:id="530" w:author="Joey Comeaux" w:date="2026-02-24T08:32:00Z" w16du:dateUtc="2026-02-24T15:32:00Z">
        <w:r w:rsidDel="00E55593">
          <w:delText xml:space="preserve"> of</w:delText>
        </w:r>
      </w:del>
      <w:r>
        <w:t xml:space="preserve"> the relevant logs, cron files, examples, and </w:t>
      </w:r>
      <w:ins w:id="531" w:author="Joey Comeaux" w:date="2026-02-24T08:33:00Z" w16du:dateUtc="2026-02-24T15:33:00Z">
        <w:r w:rsidR="00E55593">
          <w:t xml:space="preserve">general </w:t>
        </w:r>
      </w:ins>
      <w:r>
        <w:t>scripts used by various departments</w:t>
      </w:r>
    </w:p>
    <w:p w14:paraId="000000FD" w14:textId="29C69363" w:rsidR="00AD2385" w:rsidDel="00E55593" w:rsidRDefault="00000000">
      <w:pPr>
        <w:numPr>
          <w:ilvl w:val="0"/>
          <w:numId w:val="3"/>
        </w:numPr>
        <w:rPr>
          <w:del w:id="532" w:author="Joey Comeaux" w:date="2026-02-24T08:34:00Z" w16du:dateUtc="2026-02-24T15:34:00Z"/>
        </w:rPr>
      </w:pPr>
      <w:del w:id="533" w:author="Joey Comeaux" w:date="2026-02-24T08:34:00Z" w16du:dateUtc="2026-02-24T15:34:00Z">
        <w:r w:rsidDel="00E55593">
          <w:rPr>
            <w:i/>
            <w:iCs/>
          </w:rPr>
          <w:lastRenderedPageBreak/>
          <w:delText>catalog</w:delText>
        </w:r>
        <w:r w:rsidDel="00E55593">
          <w:delText xml:space="preserve"> - contains the process for downloading the metadata catalog nightly </w:delText>
        </w:r>
        <w:commentRangeStart w:id="534"/>
        <w:r w:rsidDel="00E55593">
          <w:delText>for</w:delText>
        </w:r>
      </w:del>
      <w:commentRangeEnd w:id="534"/>
      <w:r w:rsidR="00BF584B">
        <w:rPr>
          <w:rStyle w:val="CommentReference"/>
          <w:sz w:val="22"/>
          <w:szCs w:val="22"/>
        </w:rPr>
        <w:commentReference w:id="534"/>
      </w:r>
      <w:del w:id="535" w:author="Joey Comeaux" w:date="2026-02-24T08:34:00Z" w16du:dateUtc="2026-02-24T15:34:00Z">
        <w:r w:rsidDel="00E55593">
          <w:delText xml:space="preserve"> backtracking of historical information</w:delText>
        </w:r>
      </w:del>
    </w:p>
    <w:p w14:paraId="000000FE" w14:textId="4FB5B39F" w:rsidR="00AD2385" w:rsidRDefault="00000000">
      <w:pPr>
        <w:numPr>
          <w:ilvl w:val="0"/>
          <w:numId w:val="3"/>
        </w:numPr>
      </w:pPr>
      <w:r>
        <w:rPr>
          <w:i/>
          <w:iCs/>
        </w:rPr>
        <w:t>qa</w:t>
      </w:r>
      <w:r>
        <w:t xml:space="preserve"> - contains scripts and documentation on quality assurance processes</w:t>
      </w:r>
      <w:ins w:id="536" w:author="Joey Comeaux" w:date="2026-02-24T08:36:00Z" w16du:dateUtc="2026-02-24T15:36:00Z">
        <w:r w:rsidR="00E55593">
          <w:t xml:space="preserve"> ???? </w:t>
        </w:r>
      </w:ins>
    </w:p>
    <w:p w14:paraId="000000FF" w14:textId="6EE0E1F8" w:rsidR="00AD2385" w:rsidRDefault="00000000">
      <w:pPr>
        <w:numPr>
          <w:ilvl w:val="0"/>
          <w:numId w:val="3"/>
        </w:numPr>
      </w:pPr>
      <w:r>
        <w:rPr>
          <w:i/>
          <w:iCs/>
        </w:rPr>
        <w:t>documentation</w:t>
      </w:r>
      <w:r>
        <w:t xml:space="preserve"> - contains various documentation concepts that relate to the system as a whole and not a specific organization.</w:t>
      </w:r>
      <w:ins w:id="537" w:author="Joey Comeaux" w:date="2026-02-24T08:38:00Z" w16du:dateUtc="2026-02-24T15:38:00Z">
        <w:r w:rsidR="00E55593">
          <w:t xml:space="preserve">   ???? </w:t>
        </w:r>
      </w:ins>
    </w:p>
    <w:p w14:paraId="00000100" w14:textId="77777777" w:rsidR="00AD2385" w:rsidRDefault="00000000">
      <w:pPr>
        <w:spacing w:before="200"/>
        <w:rPr>
          <w:b/>
          <w:bCs/>
          <w:u w:val="single"/>
        </w:rPr>
      </w:pPr>
      <w:r>
        <w:rPr>
          <w:b/>
          <w:bCs/>
          <w:u w:val="single"/>
        </w:rPr>
        <w:t>Example Suite</w:t>
      </w:r>
    </w:p>
    <w:p w14:paraId="00000101" w14:textId="21825E26" w:rsidR="00AD2385" w:rsidRDefault="00000000">
      <w:r>
        <w:t xml:space="preserve">In the </w:t>
      </w:r>
      <w:r>
        <w:rPr>
          <w:i/>
          <w:iCs/>
        </w:rPr>
        <w:t>general</w:t>
      </w:r>
      <w:r>
        <w:t xml:space="preserve"> folder, there is a folder labeled </w:t>
      </w:r>
      <w:r>
        <w:rPr>
          <w:i/>
          <w:iCs/>
        </w:rPr>
        <w:t>example</w:t>
      </w:r>
      <w:r>
        <w:t xml:space="preserve">. Each dataset suite contains a similar folder structure: </w:t>
      </w:r>
      <w:r>
        <w:rPr>
          <w:i/>
          <w:iCs/>
        </w:rPr>
        <w:t>data_compare</w:t>
      </w:r>
      <w:r>
        <w:t xml:space="preserve">, </w:t>
      </w:r>
      <w:r>
        <w:rPr>
          <w:i/>
          <w:iCs/>
        </w:rPr>
        <w:t>data_source</w:t>
      </w:r>
      <w:r>
        <w:t xml:space="preserve">, </w:t>
      </w:r>
      <w:r>
        <w:rPr>
          <w:i/>
          <w:iCs/>
        </w:rPr>
        <w:t>data_transformed</w:t>
      </w:r>
      <w:r>
        <w:t>,</w:t>
      </w:r>
      <w:del w:id="538" w:author="Joey Comeaux" w:date="2026-02-24T08:41:00Z" w16du:dateUtc="2026-02-24T15:41:00Z">
        <w:r w:rsidDel="00282F6F">
          <w:delText xml:space="preserve"> and </w:delText>
        </w:r>
      </w:del>
      <w:r>
        <w:rPr>
          <w:i/>
          <w:iCs/>
        </w:rPr>
        <w:t>scripts</w:t>
      </w:r>
      <w:ins w:id="539" w:author="Joey Comeaux" w:date="2026-02-24T08:41:00Z" w16du:dateUtc="2026-02-24T15:41:00Z">
        <w:r w:rsidR="00282F6F">
          <w:rPr>
            <w:i/>
            <w:iCs/>
          </w:rPr>
          <w:t xml:space="preserve"> and occasionally  defs </w:t>
        </w:r>
      </w:ins>
      <w:r>
        <w:t xml:space="preserve">. It also contains a </w:t>
      </w:r>
      <w:r>
        <w:rPr>
          <w:i/>
          <w:iCs/>
        </w:rPr>
        <w:t>readme.md</w:t>
      </w:r>
      <w:r>
        <w:t xml:space="preserve"> file, and a </w:t>
      </w:r>
      <w:r>
        <w:rPr>
          <w:i/>
          <w:iCs/>
        </w:rPr>
        <w:t>run_etl.json</w:t>
      </w:r>
      <w:r>
        <w:t xml:space="preserve"> file. The </w:t>
      </w:r>
      <w:r>
        <w:rPr>
          <w:i/>
          <w:iCs/>
        </w:rPr>
        <w:t>readme.md</w:t>
      </w:r>
      <w:r>
        <w:t xml:space="preserve"> file contains various information that may be relevant to the data suite. The </w:t>
      </w:r>
      <w:r>
        <w:rPr>
          <w:i/>
          <w:iCs/>
        </w:rPr>
        <w:t>run_etl.json</w:t>
      </w:r>
      <w:r>
        <w:t xml:space="preserve"> file contains the information needed to run a data suite. Blank readme.md files are included in various folders to assure the correct folder structure is created and maintained on GitHub (which only tracks files, and not folders).</w:t>
      </w:r>
    </w:p>
    <w:p w14:paraId="00000102" w14:textId="77777777" w:rsidR="00AD2385" w:rsidRDefault="00AD2385"/>
    <w:p w14:paraId="00000103" w14:textId="77777777" w:rsidR="00AD2385" w:rsidRDefault="00000000">
      <w:pPr>
        <w:rPr>
          <w:b/>
          <w:bCs/>
          <w:u w:val="single"/>
        </w:rPr>
      </w:pPr>
      <w:r>
        <w:rPr>
          <w:b/>
          <w:bCs/>
          <w:u w:val="single"/>
        </w:rPr>
        <w:t>Passwords</w:t>
      </w:r>
    </w:p>
    <w:p w14:paraId="00000104" w14:textId="77777777" w:rsidR="00AD2385" w:rsidRDefault="00000000">
      <w:r>
        <w:t>A variety of passwords are utilized across the system for data download and data upload, as well as the email system. These passwords are not anywhere in the code, but are stored in environment or system variables. The implementation depends upon the OS and environment.</w:t>
      </w:r>
    </w:p>
    <w:p w14:paraId="00000105" w14:textId="77777777" w:rsidR="00AD2385" w:rsidRDefault="00000000">
      <w:pPr>
        <w:rPr>
          <w:ins w:id="540" w:author="Joey Comeaux" w:date="2026-02-24T08:48:00Z" w16du:dateUtc="2026-02-24T15:48:00Z"/>
        </w:rPr>
      </w:pPr>
      <w:r>
        <w:t>All passwords should be stored as a system variable, and accessed accordingly (</w:t>
      </w:r>
      <w:r>
        <w:rPr>
          <w:b/>
          <w:bCs/>
        </w:rPr>
        <w:t>not on GitHub!</w:t>
      </w:r>
      <w:r>
        <w:t xml:space="preserve">). To setup or manage passwords, use our guide on </w:t>
      </w:r>
      <w:hyperlink r:id="rId33">
        <w:r w:rsidR="00AD2385">
          <w:rPr>
            <w:color w:val="1155CC"/>
            <w:u w:val="single"/>
          </w:rPr>
          <w:t>GitHub</w:t>
        </w:r>
      </w:hyperlink>
      <w:r>
        <w:t xml:space="preserve">. </w:t>
      </w:r>
      <w:commentRangeStart w:id="541"/>
      <w:r>
        <w:t>Passwords</w:t>
      </w:r>
      <w:commentRangeEnd w:id="541"/>
      <w:r w:rsidR="00BF584B">
        <w:rPr>
          <w:rStyle w:val="CommentReference"/>
          <w:sz w:val="22"/>
          <w:szCs w:val="22"/>
        </w:rPr>
        <w:commentReference w:id="541"/>
      </w:r>
      <w:r>
        <w:t xml:space="preserve"> are distributed on an as-needed basis, contact the BIC maintenance admin for the most recent passwords.</w:t>
      </w:r>
    </w:p>
    <w:p w14:paraId="56D95538" w14:textId="221F47AF" w:rsidR="00282F6F" w:rsidRDefault="00282F6F">
      <w:pPr>
        <w:rPr>
          <w:ins w:id="542" w:author="Joey Comeaux" w:date="2026-02-24T08:48:00Z" w16du:dateUtc="2026-02-24T15:48:00Z"/>
        </w:rPr>
      </w:pPr>
    </w:p>
    <w:p w14:paraId="1446097E" w14:textId="7067C748" w:rsidR="00282F6F" w:rsidRDefault="00282F6F">
      <w:ins w:id="543" w:author="Joey Comeaux" w:date="2026-02-24T08:48:00Z" w16du:dateUtc="2026-02-24T15:48:00Z">
        <w:r>
          <w:t xml:space="preserve">All passwords and api keys are now managed </w:t>
        </w:r>
      </w:ins>
      <w:ins w:id="544" w:author="Joey Comeaux" w:date="2026-02-24T08:49:00Z" w16du:dateUtc="2026-02-24T15:49:00Z">
        <w:r>
          <w:t xml:space="preserve">using a </w:t>
        </w:r>
        <w:commentRangeStart w:id="545"/>
        <w:r>
          <w:t>centralized</w:t>
        </w:r>
      </w:ins>
      <w:commentRangeEnd w:id="545"/>
      <w:r w:rsidR="00BF584B">
        <w:rPr>
          <w:rStyle w:val="CommentReference"/>
          <w:sz w:val="22"/>
          <w:szCs w:val="22"/>
        </w:rPr>
        <w:commentReference w:id="545"/>
      </w:r>
      <w:ins w:id="546" w:author="Joey Comeaux" w:date="2026-02-24T08:49:00Z" w16du:dateUtc="2026-02-24T15:49:00Z">
        <w:r>
          <w:t xml:space="preserve"> password management system.</w:t>
        </w:r>
      </w:ins>
    </w:p>
    <w:p w14:paraId="00000106" w14:textId="77777777" w:rsidR="00AD2385" w:rsidRDefault="00AD2385"/>
    <w:p w14:paraId="00000107" w14:textId="77777777" w:rsidR="00AD2385" w:rsidRDefault="00000000">
      <w:pPr>
        <w:rPr>
          <w:b/>
          <w:bCs/>
          <w:u w:val="single"/>
        </w:rPr>
      </w:pPr>
      <w:r>
        <w:rPr>
          <w:b/>
          <w:bCs/>
          <w:u w:val="single"/>
        </w:rPr>
        <w:t>run_etl.json</w:t>
      </w:r>
    </w:p>
    <w:p w14:paraId="00000108" w14:textId="77777777" w:rsidR="00AD2385" w:rsidRDefault="00000000">
      <w:pPr>
        <w:rPr>
          <w:i/>
          <w:iCs/>
        </w:rPr>
      </w:pPr>
      <w:r>
        <w:t xml:space="preserve">For each suite, at the root there is a run_etl.json file. This file contains the necessary information for each dataset in the suite on the ETL process. More detailed documentation can be found on </w:t>
      </w:r>
      <w:commentRangeStart w:id="547"/>
      <w:r w:rsidR="00AD2385">
        <w:fldChar w:fldCharType="begin"/>
      </w:r>
      <w:r w:rsidR="00AD2385">
        <w:instrText>HYPERLINK "https://github.com/GoCodeColorado/bic_etl/blob/production/documentation/run_etl_docs.md" \h</w:instrText>
      </w:r>
      <w:r w:rsidR="00AD2385">
        <w:fldChar w:fldCharType="separate"/>
      </w:r>
      <w:r w:rsidR="00AD2385">
        <w:rPr>
          <w:color w:val="1155CC"/>
          <w:u w:val="single"/>
        </w:rPr>
        <w:t>GitHub</w:t>
      </w:r>
      <w:r w:rsidR="00AD2385">
        <w:fldChar w:fldCharType="end"/>
      </w:r>
      <w:commentRangeEnd w:id="547"/>
      <w:r w:rsidR="002C36C5">
        <w:rPr>
          <w:rStyle w:val="CommentReference"/>
          <w:sz w:val="22"/>
          <w:szCs w:val="22"/>
        </w:rPr>
        <w:commentReference w:id="547"/>
      </w:r>
      <w:r>
        <w:t>.</w:t>
      </w:r>
    </w:p>
    <w:p w14:paraId="00000109" w14:textId="77777777" w:rsidR="00AD2385" w:rsidRDefault="00AD2385"/>
    <w:p w14:paraId="0000010A" w14:textId="77777777" w:rsidR="00AD2385" w:rsidRDefault="00000000">
      <w:pPr>
        <w:rPr>
          <w:b/>
          <w:bCs/>
          <w:u w:val="single"/>
        </w:rPr>
      </w:pPr>
      <w:r>
        <w:rPr>
          <w:b/>
          <w:bCs/>
          <w:u w:val="single"/>
        </w:rPr>
        <w:t xml:space="preserve">Cron system </w:t>
      </w:r>
    </w:p>
    <w:p w14:paraId="0000010B" w14:textId="77777777" w:rsidR="00AD2385" w:rsidRDefault="00000000">
      <w:r>
        <w:t xml:space="preserve">This manages what gets run when on the maintenance production server and is only utilized there. A simple </w:t>
      </w:r>
      <w:r>
        <w:rPr>
          <w:i/>
          <w:iCs/>
        </w:rPr>
        <w:t>cp</w:t>
      </w:r>
      <w:r>
        <w:t xml:space="preserve"> (copy) command is used to transfer the cron file to the correct place for implementation. See our </w:t>
      </w:r>
      <w:hyperlink r:id="rId34">
        <w:r w:rsidR="00AD2385">
          <w:rPr>
            <w:color w:val="1155CC"/>
            <w:u w:val="single"/>
          </w:rPr>
          <w:t>documentation</w:t>
        </w:r>
      </w:hyperlink>
      <w:r>
        <w:t xml:space="preserve"> for specific details.</w:t>
      </w:r>
    </w:p>
    <w:p w14:paraId="0000010C" w14:textId="77777777" w:rsidR="00AD2385" w:rsidRDefault="00AD2385"/>
    <w:p w14:paraId="0000010D" w14:textId="77777777" w:rsidR="00AD2385" w:rsidRDefault="00000000">
      <w:pPr>
        <w:rPr>
          <w:b/>
          <w:bCs/>
          <w:u w:val="single"/>
        </w:rPr>
      </w:pPr>
      <w:r>
        <w:rPr>
          <w:b/>
          <w:bCs/>
          <w:u w:val="single"/>
        </w:rPr>
        <w:t>Logging</w:t>
      </w:r>
    </w:p>
    <w:p w14:paraId="0000010E" w14:textId="77777777" w:rsidR="00AD2385" w:rsidRDefault="00000000">
      <w:r>
        <w:t xml:space="preserve">The technical specs of the logging are detailed </w:t>
      </w:r>
      <w:hyperlink r:id="rId35">
        <w:r w:rsidR="00AD2385">
          <w:rPr>
            <w:color w:val="1155CC"/>
            <w:u w:val="single"/>
          </w:rPr>
          <w:t>here</w:t>
        </w:r>
      </w:hyperlink>
      <w:r>
        <w:t>. The logs are sent out daily to the data managers for any errors, triage that needs to be done, etc.</w:t>
      </w:r>
    </w:p>
    <w:p w14:paraId="0000010F" w14:textId="77777777" w:rsidR="00AD2385" w:rsidRDefault="00000000">
      <w:pPr>
        <w:pStyle w:val="Heading3"/>
      </w:pPr>
      <w:bookmarkStart w:id="548" w:name="_heading=h.147n2zr" w:colFirst="0" w:colLast="0"/>
      <w:bookmarkEnd w:id="548"/>
      <w:r>
        <w:t>ETL Process</w:t>
      </w:r>
    </w:p>
    <w:p w14:paraId="00000110" w14:textId="1E7A24D6" w:rsidR="00AD2385" w:rsidRDefault="00000000">
      <w:r>
        <w:t xml:space="preserve">The </w:t>
      </w:r>
      <w:del w:id="549" w:author="Joey Comeaux" w:date="2026-02-24T10:34:00Z" w16du:dateUtc="2026-02-24T17:34:00Z">
        <w:r w:rsidDel="00CB5204">
          <w:delText>Extract, Transform, and Load</w:delText>
        </w:r>
      </w:del>
      <w:ins w:id="550" w:author="Joey Comeaux" w:date="2026-02-24T10:34:00Z" w16du:dateUtc="2026-02-24T17:34:00Z">
        <w:r w:rsidR="00CB5204">
          <w:t>ETL</w:t>
        </w:r>
      </w:ins>
      <w:r>
        <w:t xml:space="preserve"> processes </w:t>
      </w:r>
      <w:del w:id="551" w:author="Joey Comeaux" w:date="2026-02-24T09:28:00Z" w16du:dateUtc="2026-02-24T16:28:00Z">
        <w:r w:rsidDel="002C36C5">
          <w:delText>is</w:delText>
        </w:r>
      </w:del>
      <w:ins w:id="552" w:author="Joey Comeaux" w:date="2026-02-24T09:28:00Z" w16du:dateUtc="2026-02-24T16:28:00Z">
        <w:r w:rsidR="002C36C5">
          <w:t>are</w:t>
        </w:r>
      </w:ins>
      <w:r>
        <w:t xml:space="preserve"> a standard architecture format for handling data flows. The below details our processes for the datasets at a high level for each piece, and how the suites of ETL’s are run.</w:t>
      </w:r>
    </w:p>
    <w:p w14:paraId="00000111" w14:textId="77777777" w:rsidR="00AD2385" w:rsidRDefault="00AD2385"/>
    <w:p w14:paraId="00000112" w14:textId="77777777" w:rsidR="00AD2385" w:rsidRDefault="00000000">
      <w:r>
        <w:rPr>
          <w:b/>
          <w:bCs/>
          <w:u w:val="single"/>
        </w:rPr>
        <w:t>Introduction to ETL</w:t>
      </w:r>
    </w:p>
    <w:p w14:paraId="00000113" w14:textId="4BA45457" w:rsidR="00AD2385" w:rsidRDefault="00000000">
      <w:r>
        <w:t xml:space="preserve">ETL stands for Extract, Transform and Load, is an industry standard architecture for the field of Data Science. The </w:t>
      </w:r>
      <w:del w:id="553" w:author="Joey Comeaux" w:date="2026-02-24T09:29:00Z" w16du:dateUtc="2026-02-24T16:29:00Z">
        <w:r w:rsidDel="002C36C5">
          <w:delText>ultimate goal</w:delText>
        </w:r>
      </w:del>
      <w:ins w:id="554" w:author="Joey Comeaux" w:date="2026-02-24T09:29:00Z" w16du:dateUtc="2026-02-24T16:29:00Z">
        <w:r w:rsidR="002C36C5">
          <w:t>goal</w:t>
        </w:r>
      </w:ins>
      <w:r>
        <w:t xml:space="preserve"> is to get all datasets set up with automated maintenance. The more automated the process, the better it is for the quality of the data and the experience for the end users. Some datasets cannot be automated due to requirements or limitations of the source environments that the data is being extracted from. </w:t>
      </w:r>
    </w:p>
    <w:p w14:paraId="00000114" w14:textId="77777777" w:rsidR="00AD2385" w:rsidRDefault="00000000">
      <w:pPr>
        <w:widowControl w:val="0"/>
      </w:pPr>
      <w:r>
        <w:t>It is important to note that there will always be two manual requirements for the program</w:t>
      </w:r>
    </w:p>
    <w:p w14:paraId="00000115" w14:textId="77777777" w:rsidR="00AD2385" w:rsidRDefault="00000000">
      <w:pPr>
        <w:widowControl w:val="0"/>
        <w:numPr>
          <w:ilvl w:val="0"/>
          <w:numId w:val="4"/>
        </w:numPr>
      </w:pPr>
      <w:r>
        <w:t>New Datasets</w:t>
      </w:r>
    </w:p>
    <w:p w14:paraId="00000116" w14:textId="66316392" w:rsidR="00AD2385" w:rsidRDefault="00000000">
      <w:pPr>
        <w:widowControl w:val="0"/>
        <w:numPr>
          <w:ilvl w:val="1"/>
          <w:numId w:val="4"/>
        </w:numPr>
      </w:pPr>
      <w:r>
        <w:t xml:space="preserve">Every time a new </w:t>
      </w:r>
      <w:del w:id="555" w:author="Joey Comeaux" w:date="2026-02-24T09:30:00Z" w16du:dateUtc="2026-02-24T16:30:00Z">
        <w:r w:rsidDel="002C36C5">
          <w:delText xml:space="preserve">table </w:delText>
        </w:r>
      </w:del>
      <w:ins w:id="556" w:author="Joey Comeaux" w:date="2026-02-24T09:30:00Z" w16du:dateUtc="2026-02-24T16:30:00Z">
        <w:r w:rsidR="002C36C5">
          <w:t xml:space="preserve">dataset </w:t>
        </w:r>
      </w:ins>
      <w:r>
        <w:t xml:space="preserve">is created, it is a manual process to create the new </w:t>
      </w:r>
      <w:del w:id="557" w:author="Joey Comeaux" w:date="2026-02-24T09:30:00Z" w16du:dateUtc="2026-02-24T16:30:00Z">
        <w:r w:rsidDel="002C36C5">
          <w:delText>table</w:delText>
        </w:r>
      </w:del>
      <w:ins w:id="558" w:author="Joey Comeaux" w:date="2026-02-24T09:30:00Z" w16du:dateUtc="2026-02-24T16:30:00Z">
        <w:r w:rsidR="002C36C5">
          <w:t>dataset</w:t>
        </w:r>
      </w:ins>
      <w:r>
        <w:t xml:space="preserve">, get the </w:t>
      </w:r>
      <w:del w:id="559" w:author="Joey Comeaux" w:date="2026-02-24T09:30:00Z" w16du:dateUtc="2026-02-24T16:30:00Z">
        <w:r w:rsidDel="002C36C5">
          <w:delText xml:space="preserve">table </w:delText>
        </w:r>
      </w:del>
      <w:ins w:id="560" w:author="Joey Comeaux" w:date="2026-02-24T09:30:00Z" w16du:dateUtc="2026-02-24T16:30:00Z">
        <w:r w:rsidR="002C36C5">
          <w:t>dataset 4</w:t>
        </w:r>
      </w:ins>
      <w:ins w:id="561" w:author="Joey Comeaux" w:date="2026-02-24T09:31:00Z" w16du:dateUtc="2026-02-24T16:31:00Z">
        <w:r w:rsidR="002C36C5">
          <w:t>x4 (</w:t>
        </w:r>
      </w:ins>
      <w:r>
        <w:t>id</w:t>
      </w:r>
      <w:ins w:id="562" w:author="Joey Comeaux" w:date="2026-02-24T09:31:00Z" w16du:dateUtc="2026-02-24T16:31:00Z">
        <w:r w:rsidR="002C36C5">
          <w:t>)</w:t>
        </w:r>
      </w:ins>
      <w:r>
        <w:t xml:space="preserve"> and enter the metadata from the metadata template completed by the Subject Matter Expert (SME)</w:t>
      </w:r>
    </w:p>
    <w:p w14:paraId="00000117" w14:textId="77777777" w:rsidR="00AD2385" w:rsidRDefault="00000000">
      <w:pPr>
        <w:widowControl w:val="0"/>
        <w:numPr>
          <w:ilvl w:val="0"/>
          <w:numId w:val="4"/>
        </w:numPr>
      </w:pPr>
      <w:r>
        <w:t>Testing Environment</w:t>
      </w:r>
    </w:p>
    <w:p w14:paraId="00000118" w14:textId="77777777" w:rsidR="00AD2385" w:rsidRDefault="00000000">
      <w:pPr>
        <w:widowControl w:val="0"/>
        <w:numPr>
          <w:ilvl w:val="1"/>
          <w:numId w:val="4"/>
        </w:numPr>
      </w:pPr>
      <w:r>
        <w:t xml:space="preserve">A local environment of all the script files and necessary code libraries is maintained on each technician’s computer (linked via </w:t>
      </w:r>
      <w:hyperlink r:id="rId36">
        <w:r w:rsidR="00AD2385">
          <w:rPr>
            <w:color w:val="1155CC"/>
            <w:u w:val="single"/>
          </w:rPr>
          <w:t>GitHub</w:t>
        </w:r>
      </w:hyperlink>
      <w:r>
        <w:t>). Variables and data formats will sometimes change from the source providers that will require script modifications. These scripts will be tested and fixed in a local environment, and then the server script will be updated to handle the modifications in future data updates.</w:t>
      </w:r>
    </w:p>
    <w:p w14:paraId="00000119" w14:textId="77777777" w:rsidR="00AD2385" w:rsidRDefault="00AD2385">
      <w:pPr>
        <w:spacing w:line="240" w:lineRule="auto"/>
      </w:pPr>
    </w:p>
    <w:p w14:paraId="0000011A" w14:textId="5F2110E5" w:rsidR="00AD2385" w:rsidRDefault="00000000">
      <w:pPr>
        <w:spacing w:line="240" w:lineRule="auto"/>
      </w:pPr>
      <w:r>
        <w:t xml:space="preserve">A very general overview of the process as provided to potential data publishers. </w:t>
      </w:r>
      <w:del w:id="563" w:author="Joey Comeaux" w:date="2026-02-24T09:33:00Z" w16du:dateUtc="2026-02-24T16:33:00Z">
        <w:r w:rsidDel="002C36C5">
          <w:delText>Data published to the CIM through the Go Code Initiative has the added benefit of managerial and technical support designated to ensure there is quality data for the app competition. OIT does provide support to Agencies that want to self publish, but working with BIC at this point in time ensures an agency's data is priority number one.</w:delText>
        </w:r>
      </w:del>
    </w:p>
    <w:p w14:paraId="0000011B" w14:textId="77777777" w:rsidR="00AD2385" w:rsidRDefault="00AD2385">
      <w:pPr>
        <w:spacing w:line="240" w:lineRule="auto"/>
      </w:pPr>
    </w:p>
    <w:p w14:paraId="0000011C" w14:textId="77777777" w:rsidR="00AD2385" w:rsidRDefault="00000000">
      <w:pPr>
        <w:pStyle w:val="Heading2"/>
      </w:pPr>
      <w:bookmarkStart w:id="564" w:name="_heading=h.3o7alnk" w:colFirst="0" w:colLast="0"/>
      <w:bookmarkEnd w:id="564"/>
      <w:r>
        <w:rPr>
          <w:noProof/>
        </w:rPr>
        <w:drawing>
          <wp:anchor distT="0" distB="0" distL="114300" distR="114300" simplePos="0" relativeHeight="251658240" behindDoc="0" locked="0" layoutInCell="1" hidden="0" allowOverlap="1" wp14:anchorId="62AD4435" wp14:editId="2C1E8217">
            <wp:simplePos x="0" y="0"/>
            <wp:positionH relativeFrom="column">
              <wp:posOffset>114300</wp:posOffset>
            </wp:positionH>
            <wp:positionV relativeFrom="paragraph">
              <wp:posOffset>228600</wp:posOffset>
            </wp:positionV>
            <wp:extent cx="5764530" cy="1181100"/>
            <wp:effectExtent l="0" t="0" r="0" b="0"/>
            <wp:wrapSquare wrapText="bothSides" distT="0" distB="0" distL="114300" distR="114300"/>
            <wp:docPr id="2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7"/>
                    <a:srcRect/>
                    <a:stretch>
                      <a:fillRect/>
                    </a:stretch>
                  </pic:blipFill>
                  <pic:spPr>
                    <a:xfrm>
                      <a:off x="0" y="0"/>
                      <a:ext cx="5764530" cy="1181100"/>
                    </a:xfrm>
                    <a:prstGeom prst="rect">
                      <a:avLst/>
                    </a:prstGeom>
                    <a:ln/>
                  </pic:spPr>
                </pic:pic>
              </a:graphicData>
            </a:graphic>
          </wp:anchor>
        </w:drawing>
      </w:r>
    </w:p>
    <w:p w14:paraId="0000011D" w14:textId="77777777" w:rsidR="00AD2385" w:rsidRDefault="00000000">
      <w:pPr>
        <w:rPr>
          <w:b/>
          <w:bCs/>
        </w:rPr>
      </w:pPr>
      <w:r>
        <w:rPr>
          <w:b/>
          <w:bCs/>
        </w:rPr>
        <w:t>Extract</w:t>
      </w:r>
    </w:p>
    <w:p w14:paraId="0000011E" w14:textId="77777777" w:rsidR="00AD2385" w:rsidRDefault="00000000">
      <w:pPr>
        <w:numPr>
          <w:ilvl w:val="0"/>
          <w:numId w:val="4"/>
        </w:numPr>
      </w:pPr>
      <w:r>
        <w:t>Can be either a push (from the agency) or a pull (the BIC ETL system grabbing the data)</w:t>
      </w:r>
    </w:p>
    <w:p w14:paraId="5EC27C79" w14:textId="77777777" w:rsidR="002C36C5" w:rsidRDefault="00000000">
      <w:pPr>
        <w:numPr>
          <w:ilvl w:val="0"/>
          <w:numId w:val="4"/>
        </w:numPr>
        <w:spacing w:line="240" w:lineRule="auto"/>
        <w:rPr>
          <w:ins w:id="565" w:author="Joey Comeaux" w:date="2026-02-24T09:35:00Z" w16du:dateUtc="2026-02-24T16:35:00Z"/>
        </w:rPr>
      </w:pPr>
      <w:r>
        <w:t>In some scenarios, Xentity will consider other options for data transfer, but these two are ideal for automation.</w:t>
      </w:r>
    </w:p>
    <w:p w14:paraId="0000011F" w14:textId="0D6A3E82" w:rsidR="00AD2385" w:rsidRDefault="002C36C5">
      <w:pPr>
        <w:numPr>
          <w:ilvl w:val="0"/>
          <w:numId w:val="4"/>
        </w:numPr>
        <w:spacing w:line="240" w:lineRule="auto"/>
      </w:pPr>
      <w:ins w:id="566" w:author="Joey Comeaux" w:date="2026-02-24T09:35:00Z" w16du:dateUtc="2026-02-24T16:35:00Z">
        <w:r>
          <w:t xml:space="preserve">Socrata provides several options </w:t>
        </w:r>
      </w:ins>
      <w:ins w:id="567" w:author="Joey Comeaux" w:date="2026-02-24T09:36:00Z" w16du:dateUtc="2026-02-24T16:36:00Z">
        <w:r>
          <w:t>for performing this step on CIM, both via http extract methods and via an ESR</w:t>
        </w:r>
      </w:ins>
      <w:ins w:id="568" w:author="Joey Comeaux" w:date="2026-02-24T09:37:00Z" w16du:dateUtc="2026-02-24T16:37:00Z">
        <w:r>
          <w:t>I server pull</w:t>
        </w:r>
      </w:ins>
      <w:ins w:id="569" w:author="Joey Comeaux" w:date="2026-02-24T10:09:00Z" w16du:dateUtc="2026-02-24T17:09:00Z">
        <w:r w:rsidR="00154566">
          <w:t>.  These methods are utilized for mutliple datasets</w:t>
        </w:r>
      </w:ins>
      <w:ins w:id="570" w:author="Joey Comeaux" w:date="2026-02-24T10:11:00Z" w16du:dateUtc="2026-02-24T17:11:00Z">
        <w:r w:rsidR="00154566">
          <w:t xml:space="preserve">, but is only </w:t>
        </w:r>
      </w:ins>
      <w:ins w:id="571" w:author="Joey Comeaux" w:date="2026-02-24T10:12:00Z" w16du:dateUtc="2026-02-24T17:12:00Z">
        <w:r w:rsidR="00154566">
          <w:t xml:space="preserve">available for datasets that do not require transformations. </w:t>
        </w:r>
      </w:ins>
      <w:ins w:id="572" w:author="Joey Comeaux" w:date="2026-02-24T10:10:00Z" w16du:dateUtc="2026-02-24T17:10:00Z">
        <w:r w:rsidR="00154566">
          <w:t xml:space="preserve">  </w:t>
        </w:r>
      </w:ins>
      <w:del w:id="573" w:author="Joey Comeaux" w:date="2026-02-24T10:09:00Z" w16du:dateUtc="2026-02-24T17:09:00Z">
        <w:r w:rsidDel="00154566">
          <w:delText xml:space="preserve"> </w:delText>
        </w:r>
      </w:del>
    </w:p>
    <w:p w14:paraId="00000120" w14:textId="77777777" w:rsidR="00AD2385" w:rsidRDefault="00AD2385"/>
    <w:p w14:paraId="00000121" w14:textId="77777777" w:rsidR="00AD2385" w:rsidRDefault="00000000">
      <w:pPr>
        <w:rPr>
          <w:b/>
          <w:bCs/>
        </w:rPr>
      </w:pPr>
      <w:r>
        <w:rPr>
          <w:b/>
          <w:bCs/>
        </w:rPr>
        <w:t>Transform</w:t>
      </w:r>
    </w:p>
    <w:p w14:paraId="00000122" w14:textId="77777777" w:rsidR="00AD2385" w:rsidRDefault="00000000">
      <w:pPr>
        <w:numPr>
          <w:ilvl w:val="0"/>
          <w:numId w:val="16"/>
        </w:numPr>
        <w:rPr>
          <w:ins w:id="574" w:author="Joey Comeaux" w:date="2026-02-24T10:16:00Z" w16du:dateUtc="2026-02-24T17:16:00Z"/>
        </w:rPr>
      </w:pPr>
      <w:r>
        <w:t>Scripting languages installed on the server - Node or Python 3</w:t>
      </w:r>
    </w:p>
    <w:p w14:paraId="2EBB5821" w14:textId="7EC78C34" w:rsidR="00154566" w:rsidRDefault="00154566">
      <w:pPr>
        <w:numPr>
          <w:ilvl w:val="1"/>
          <w:numId w:val="16"/>
        </w:numPr>
        <w:pPrChange w:id="575" w:author="Joey Comeaux" w:date="2026-02-24T10:16:00Z" w16du:dateUtc="2026-02-24T17:16:00Z">
          <w:pPr>
            <w:numPr>
              <w:numId w:val="16"/>
            </w:numPr>
            <w:ind w:left="720" w:hanging="360"/>
          </w:pPr>
        </w:pPrChange>
      </w:pPr>
      <w:ins w:id="576" w:author="Joey Comeaux" w:date="2026-02-24T10:16:00Z" w16du:dateUtc="2026-02-24T17:16:00Z">
        <w:r>
          <w:lastRenderedPageBreak/>
          <w:t xml:space="preserve">In recent years, we have been converting many Node scripts to Python, with the goal </w:t>
        </w:r>
      </w:ins>
      <w:ins w:id="577" w:author="Joey Comeaux" w:date="2026-02-24T10:17:00Z" w16du:dateUtc="2026-02-24T17:17:00Z">
        <w:r>
          <w:t>for all scripts, generalized and dataset specific, to be Python.  There is no time</w:t>
        </w:r>
      </w:ins>
      <w:ins w:id="578" w:author="Joey Comeaux" w:date="2026-02-24T10:18:00Z" w16du:dateUtc="2026-02-24T17:18:00Z">
        <w:r>
          <w:t>table for this, just a long term goal.</w:t>
        </w:r>
      </w:ins>
    </w:p>
    <w:p w14:paraId="00000123" w14:textId="7B16590C" w:rsidR="00AD2385" w:rsidRDefault="00000000">
      <w:pPr>
        <w:numPr>
          <w:ilvl w:val="0"/>
          <w:numId w:val="16"/>
        </w:numPr>
      </w:pPr>
      <w:r>
        <w:t xml:space="preserve">Most often this step will occur in the Maintenance Server environment that has been established by Xentity in the State’s OIT environment </w:t>
      </w:r>
      <w:del w:id="579" w:author="Joey Comeaux" w:date="2026-02-24T10:14:00Z" w16du:dateUtc="2026-02-24T17:14:00Z">
        <w:r w:rsidDel="00154566">
          <w:delText xml:space="preserve">(where it will remain </w:delText>
        </w:r>
        <w:commentRangeStart w:id="580"/>
        <w:r w:rsidDel="00154566">
          <w:delText>supported</w:delText>
        </w:r>
      </w:del>
      <w:commentRangeEnd w:id="580"/>
      <w:r w:rsidR="00154566">
        <w:rPr>
          <w:rStyle w:val="CommentReference"/>
          <w:sz w:val="22"/>
          <w:szCs w:val="22"/>
        </w:rPr>
        <w:commentReference w:id="580"/>
      </w:r>
      <w:del w:id="581" w:author="Joey Comeaux" w:date="2026-02-24T10:14:00Z" w16du:dateUtc="2026-02-24T17:14:00Z">
        <w:r w:rsidDel="00154566">
          <w:delText xml:space="preserve"> by the State’s OIT department or through ongoing contract with Xentity).</w:delText>
        </w:r>
      </w:del>
    </w:p>
    <w:p w14:paraId="00000124" w14:textId="243E7678" w:rsidR="00AD2385" w:rsidRDefault="00000000">
      <w:pPr>
        <w:numPr>
          <w:ilvl w:val="0"/>
          <w:numId w:val="16"/>
        </w:numPr>
      </w:pPr>
      <w:r>
        <w:t xml:space="preserve">For most examples, Xentity designs a series of </w:t>
      </w:r>
      <w:ins w:id="582" w:author="Joey Comeaux" w:date="2026-02-24T10:16:00Z" w16du:dateUtc="2026-02-24T17:16:00Z">
        <w:r w:rsidR="00154566">
          <w:t xml:space="preserve">Python </w:t>
        </w:r>
      </w:ins>
      <w:del w:id="583" w:author="Joey Comeaux" w:date="2026-02-24T10:16:00Z" w16du:dateUtc="2026-02-24T17:16:00Z">
        <w:r w:rsidDel="00154566">
          <w:delText xml:space="preserve">JavaScript </w:delText>
        </w:r>
      </w:del>
      <w:r>
        <w:t>actions that ensure the standardization of the data format.</w:t>
      </w:r>
    </w:p>
    <w:p w14:paraId="00000125" w14:textId="77777777" w:rsidR="00AD2385" w:rsidRDefault="00000000">
      <w:pPr>
        <w:numPr>
          <w:ilvl w:val="0"/>
          <w:numId w:val="16"/>
        </w:numPr>
      </w:pPr>
      <w:r>
        <w:t>Not always required, depending on agency’s data</w:t>
      </w:r>
    </w:p>
    <w:p w14:paraId="00000126" w14:textId="77777777" w:rsidR="00AD2385" w:rsidRDefault="00000000">
      <w:pPr>
        <w:rPr>
          <w:b/>
          <w:bCs/>
        </w:rPr>
      </w:pPr>
      <w:r>
        <w:rPr>
          <w:b/>
          <w:bCs/>
        </w:rPr>
        <w:t>Load</w:t>
      </w:r>
    </w:p>
    <w:p w14:paraId="00000127" w14:textId="3748C034" w:rsidR="00AD2385" w:rsidRDefault="00000000">
      <w:pPr>
        <w:numPr>
          <w:ilvl w:val="0"/>
          <w:numId w:val="9"/>
        </w:numPr>
        <w:spacing w:line="240" w:lineRule="auto"/>
      </w:pPr>
      <w:r>
        <w:t xml:space="preserve">This is the step of moving the transformed dataset from the Maintenance Server to the </w:t>
      </w:r>
      <w:del w:id="584" w:author="Joey Comeaux" w:date="2026-02-24T10:19:00Z" w16du:dateUtc="2026-02-24T17:19:00Z">
        <w:r w:rsidDel="004A3E9B">
          <w:delText>Colorado Information Marketplace</w:delText>
        </w:r>
      </w:del>
      <w:ins w:id="585" w:author="Joey Comeaux" w:date="2026-02-24T10:19:00Z" w16du:dateUtc="2026-02-24T17:19:00Z">
        <w:r w:rsidR="004A3E9B">
          <w:t>CIM.</w:t>
        </w:r>
      </w:ins>
    </w:p>
    <w:p w14:paraId="00000128" w14:textId="0E677A8E" w:rsidR="00AD2385" w:rsidRDefault="00000000">
      <w:pPr>
        <w:numPr>
          <w:ilvl w:val="0"/>
          <w:numId w:val="9"/>
        </w:numPr>
        <w:spacing w:line="240" w:lineRule="auto"/>
      </w:pPr>
      <w:r>
        <w:t xml:space="preserve">The first time a dataset is loaded/created on CIM it is a manual process because the </w:t>
      </w:r>
      <w:del w:id="586" w:author="Joey Comeaux" w:date="2026-02-24T10:20:00Z" w16du:dateUtc="2026-02-24T17:20:00Z">
        <w:r w:rsidDel="004A3E9B">
          <w:delText xml:space="preserve">table </w:delText>
        </w:r>
      </w:del>
      <w:ins w:id="587" w:author="Joey Comeaux" w:date="2026-02-24T10:20:00Z" w16du:dateUtc="2026-02-24T17:20:00Z">
        <w:r w:rsidR="004A3E9B">
          <w:t xml:space="preserve">dataset </w:t>
        </w:r>
      </w:ins>
      <w:r>
        <w:t xml:space="preserve">has to be built in the online environment – meaning the </w:t>
      </w:r>
      <w:del w:id="588" w:author="Joey Comeaux" w:date="2026-02-24T10:20:00Z" w16du:dateUtc="2026-02-24T17:20:00Z">
        <w:r w:rsidDel="004A3E9B">
          <w:delText xml:space="preserve">table </w:delText>
        </w:r>
      </w:del>
      <w:ins w:id="589" w:author="Joey Comeaux" w:date="2026-02-24T10:20:00Z" w16du:dateUtc="2026-02-24T17:20:00Z">
        <w:r w:rsidR="004A3E9B">
          <w:t xml:space="preserve">dataset </w:t>
        </w:r>
      </w:ins>
      <w:r>
        <w:t xml:space="preserve">format is set, </w:t>
      </w:r>
      <w:del w:id="590" w:author="Joey Comeaux" w:date="2026-02-24T10:20:00Z" w16du:dateUtc="2026-02-24T17:20:00Z">
        <w:r w:rsidDel="004A3E9B">
          <w:delText>in addition to the data entry of background information about the data (metadata)</w:delText>
        </w:r>
      </w:del>
      <w:ins w:id="591" w:author="Joey Comeaux" w:date="2026-02-24T10:21:00Z" w16du:dateUtc="2026-02-24T17:21:00Z">
        <w:r w:rsidR="004A3E9B">
          <w:t xml:space="preserve">.  Metadata is entered in the PublishedData tab in the dataset tracker. </w:t>
        </w:r>
      </w:ins>
    </w:p>
    <w:p w14:paraId="00000129" w14:textId="77777777" w:rsidR="00AD2385" w:rsidRDefault="00000000">
      <w:pPr>
        <w:numPr>
          <w:ilvl w:val="1"/>
          <w:numId w:val="9"/>
        </w:numPr>
        <w:spacing w:line="240" w:lineRule="auto"/>
      </w:pPr>
      <w:r>
        <w:t xml:space="preserve">See </w:t>
      </w:r>
      <w:commentRangeStart w:id="592"/>
      <w:r w:rsidR="00AD2385">
        <w:fldChar w:fldCharType="begin"/>
      </w:r>
      <w:r w:rsidR="00AD2385">
        <w:instrText>HYPERLINK "https://docs.google.com/document/d/1PVvcdw9P6yI3IkGWtxkXhRdfi6EFNjuNZ4T154-ZQuU/edit?usp=sharing" \h</w:instrText>
      </w:r>
      <w:r w:rsidR="00AD2385">
        <w:fldChar w:fldCharType="separate"/>
      </w:r>
      <w:r w:rsidR="00AD2385">
        <w:rPr>
          <w:color w:val="1155CC"/>
          <w:u w:val="single"/>
        </w:rPr>
        <w:t>Publishing Operations</w:t>
      </w:r>
      <w:r w:rsidR="00AD2385">
        <w:fldChar w:fldCharType="end"/>
      </w:r>
      <w:commentRangeEnd w:id="592"/>
      <w:r w:rsidR="004A3E9B">
        <w:rPr>
          <w:rStyle w:val="CommentReference"/>
          <w:sz w:val="22"/>
          <w:szCs w:val="22"/>
        </w:rPr>
        <w:commentReference w:id="592"/>
      </w:r>
      <w:r>
        <w:t xml:space="preserve"> for more detailed information</w:t>
      </w:r>
    </w:p>
    <w:p w14:paraId="0000012A" w14:textId="77777777" w:rsidR="00AD2385" w:rsidRDefault="00000000">
      <w:pPr>
        <w:numPr>
          <w:ilvl w:val="0"/>
          <w:numId w:val="9"/>
        </w:numPr>
      </w:pPr>
      <w:r>
        <w:t>DataSync, a Java based program maintained by Socrata, can either be used through the GUI or the command line</w:t>
      </w:r>
    </w:p>
    <w:p w14:paraId="0000012B" w14:textId="35766308" w:rsidR="00AD2385" w:rsidRDefault="00000000">
      <w:pPr>
        <w:numPr>
          <w:ilvl w:val="0"/>
          <w:numId w:val="9"/>
        </w:numPr>
      </w:pPr>
      <w:r>
        <w:t xml:space="preserve">DataSync is on version </w:t>
      </w:r>
      <w:del w:id="593" w:author="Joey Comeaux" w:date="2026-02-24T10:36:00Z" w16du:dateUtc="2026-02-24T17:36:00Z">
        <w:r w:rsidDel="00CB5204">
          <w:delText>1.8.2</w:delText>
        </w:r>
      </w:del>
      <w:ins w:id="594" w:author="Joey Comeaux" w:date="2026-02-24T10:36:00Z" w16du:dateUtc="2026-02-24T17:36:00Z">
        <w:r w:rsidR="00CB5204">
          <w:t>1.9.9, however, version 1.9.8 and 1.9.9 have shown to be slighly unstable as they do not stored the needed passwords cor</w:t>
        </w:r>
      </w:ins>
      <w:ins w:id="595" w:author="Joey Comeaux" w:date="2026-02-24T10:37:00Z" w16du:dateUtc="2026-02-24T17:37:00Z">
        <w:r w:rsidR="00CB5204">
          <w:t xml:space="preserve">rectly, so we are currently using version 1.9.1.  Tyler is aware of the issue, however, they have indicated datasync is an older load utility and it would be beneficial to </w:t>
        </w:r>
      </w:ins>
      <w:ins w:id="596" w:author="Joey Comeaux" w:date="2026-02-24T10:38:00Z" w16du:dateUtc="2026-02-24T17:38:00Z">
        <w:r w:rsidR="00CB5204">
          <w:t xml:space="preserve">use the Socrta Python API for transfers.  There is a </w:t>
        </w:r>
      </w:ins>
      <w:ins w:id="597" w:author="Joey Comeaux" w:date="2026-02-24T10:39:00Z" w16du:dateUtc="2026-02-24T17:39:00Z">
        <w:r w:rsidR="00EA1645">
          <w:fldChar w:fldCharType="begin"/>
        </w:r>
        <w:r w:rsidR="00EA1645">
          <w:instrText>HYPERLINK "https://xentity.atlassian.net/browse/BIC-1277?atlOrigin=eyJpIjoiZjViYjUxOTFlMjJmNGI2N2FjZjBhMjlmY2E1NTgyNWMiLCJwIjoiaiJ9"</w:instrText>
        </w:r>
        <w:r w:rsidR="00EA1645">
          <w:fldChar w:fldCharType="separate"/>
        </w:r>
        <w:r w:rsidR="00CB5204" w:rsidRPr="00EA1645">
          <w:rPr>
            <w:rStyle w:val="Hyperlink"/>
          </w:rPr>
          <w:t>task</w:t>
        </w:r>
        <w:r w:rsidR="00EA1645">
          <w:fldChar w:fldCharType="end"/>
        </w:r>
      </w:ins>
      <w:ins w:id="598" w:author="Joey Comeaux" w:date="2026-02-24T10:38:00Z" w16du:dateUtc="2026-02-24T17:38:00Z">
        <w:r w:rsidR="00CB5204">
          <w:t xml:space="preserve"> on the Jira board for this.  </w:t>
        </w:r>
      </w:ins>
    </w:p>
    <w:p w14:paraId="0000012C" w14:textId="77777777" w:rsidR="00AD2385" w:rsidRDefault="00AD2385"/>
    <w:p w14:paraId="0000012D" w14:textId="77777777" w:rsidR="00AD2385" w:rsidRDefault="00000000">
      <w:pPr>
        <w:rPr>
          <w:b/>
          <w:bCs/>
          <w:u w:val="single"/>
        </w:rPr>
      </w:pPr>
      <w:r>
        <w:rPr>
          <w:b/>
          <w:bCs/>
          <w:u w:val="single"/>
        </w:rPr>
        <w:t>Rules/Dictionaries</w:t>
      </w:r>
    </w:p>
    <w:p w14:paraId="32F0AEE7" w14:textId="00CE5EA1" w:rsidR="00EA1645" w:rsidRDefault="00000000">
      <w:r>
        <w:t xml:space="preserve">There are various rule data sets and data dictionaries that are used as part of the transform process. These are utilized on an as-needed basis. These are meant to standardize datasets to given forced limited sets, or transform to known values. </w:t>
      </w:r>
      <w:del w:id="599" w:author="Joey Comeaux" w:date="2026-02-24T10:40:00Z" w16du:dateUtc="2026-02-24T17:40:00Z">
        <w:r w:rsidDel="00EA1645">
          <w:delText xml:space="preserve">For example, a list of cities in Colorado is used to verify the city name is correct in a dataset, and supports transformation of a misspelled city into the correct name. You can see an example at </w:delText>
        </w:r>
        <w:r w:rsidR="00AD2385" w:rsidDel="00EA1645">
          <w:fldChar w:fldCharType="begin"/>
        </w:r>
        <w:r w:rsidR="00AD2385" w:rsidDel="00EA1645">
          <w:delInstrText>HYPERLINK "https://github.com/GoCodeColorado/bic_etl/tree/production/cdos/business/business/scripts/rules" \h</w:delInstrText>
        </w:r>
        <w:r w:rsidR="00AD2385" w:rsidDel="00EA1645">
          <w:fldChar w:fldCharType="separate"/>
        </w:r>
        <w:r w:rsidR="00AD2385" w:rsidDel="00EA1645">
          <w:rPr>
            <w:color w:val="1155CC"/>
            <w:u w:val="single"/>
          </w:rPr>
          <w:delText>cdos/business/business/scripts/rules/</w:delText>
        </w:r>
        <w:r w:rsidR="00AD2385" w:rsidDel="00EA1645">
          <w:fldChar w:fldCharType="end"/>
        </w:r>
        <w:r w:rsidDel="00EA1645">
          <w:delText>.</w:delText>
        </w:r>
      </w:del>
      <w:ins w:id="600" w:author="Joey Comeaux" w:date="2026-02-24T10:41:00Z" w16du:dateUtc="2026-02-24T17:41:00Z">
        <w:r w:rsidR="00EA1645">
          <w:t xml:space="preserve">   As of 2025, we </w:t>
        </w:r>
        <w:commentRangeStart w:id="601"/>
        <w:r w:rsidR="00EA1645">
          <w:t>no</w:t>
        </w:r>
      </w:ins>
      <w:commentRangeEnd w:id="601"/>
      <w:r w:rsidR="00EA1645">
        <w:rPr>
          <w:rStyle w:val="CommentReference"/>
          <w:sz w:val="22"/>
          <w:szCs w:val="22"/>
        </w:rPr>
        <w:commentReference w:id="601"/>
      </w:r>
      <w:ins w:id="602" w:author="Joey Comeaux" w:date="2026-02-24T10:41:00Z" w16du:dateUtc="2026-02-24T17:41:00Z">
        <w:r w:rsidR="00EA1645">
          <w:t xml:space="preserve"> longer perform any corrections on the CDOS datasets per SOS directives.  </w:t>
        </w:r>
      </w:ins>
      <w:ins w:id="603" w:author="Joey Comeaux" w:date="2026-02-24T10:47:00Z" w16du:dateUtc="2026-02-24T17:47:00Z">
        <w:r w:rsidR="00EA1645">
          <w:t>However, when needed, we are using field name dic</w:t>
        </w:r>
      </w:ins>
      <w:ins w:id="604" w:author="Joey Comeaux" w:date="2026-02-24T10:48:00Z" w16du:dateUtc="2026-02-24T17:48:00Z">
        <w:r w:rsidR="00EA1645">
          <w:t xml:space="preserve">tionaries to insure field name consistency and camel-case conversion, when needed.  Many of the CDOS datasets use this method, as do some other datasets.  </w:t>
        </w:r>
      </w:ins>
      <w:ins w:id="605" w:author="Joey Comeaux" w:date="2026-02-24T10:49:00Z" w16du:dateUtc="2026-02-24T17:49:00Z">
        <w:r w:rsidR="00EA1645">
          <w:t xml:space="preserve">These dictionaries provide source name, camel case conversions and field definitions.  </w:t>
        </w:r>
      </w:ins>
    </w:p>
    <w:p w14:paraId="0000012F" w14:textId="77777777" w:rsidR="00AD2385" w:rsidRDefault="00AD2385"/>
    <w:p w14:paraId="00000130" w14:textId="77777777" w:rsidR="00AD2385" w:rsidRDefault="00000000">
      <w:pPr>
        <w:rPr>
          <w:b/>
          <w:bCs/>
          <w:u w:val="single"/>
        </w:rPr>
      </w:pPr>
      <w:r>
        <w:rPr>
          <w:b/>
          <w:bCs/>
          <w:u w:val="single"/>
        </w:rPr>
        <w:t>Load Scripts</w:t>
      </w:r>
    </w:p>
    <w:p w14:paraId="00000131" w14:textId="77777777" w:rsidR="00AD2385" w:rsidRDefault="00000000">
      <w:r>
        <w:t>Load scripts use</w:t>
      </w:r>
      <w:commentRangeStart w:id="606"/>
      <w:r w:rsidR="00AD2385">
        <w:fldChar w:fldCharType="begin"/>
      </w:r>
      <w:r w:rsidR="00AD2385">
        <w:instrText>HYPERLINK "https://github.com/socrata/datasync/releases" \h</w:instrText>
      </w:r>
      <w:r w:rsidR="00AD2385">
        <w:fldChar w:fldCharType="separate"/>
      </w:r>
      <w:r w:rsidR="00AD2385">
        <w:rPr>
          <w:color w:val="1155CC"/>
          <w:u w:val="single"/>
        </w:rPr>
        <w:t xml:space="preserve"> Datasync</w:t>
      </w:r>
      <w:r w:rsidR="00AD2385">
        <w:fldChar w:fldCharType="end"/>
      </w:r>
      <w:commentRangeEnd w:id="606"/>
      <w:r w:rsidR="00B837CB">
        <w:rPr>
          <w:rStyle w:val="CommentReference"/>
          <w:sz w:val="22"/>
          <w:szCs w:val="22"/>
        </w:rPr>
        <w:commentReference w:id="606"/>
      </w:r>
      <w:r>
        <w:t xml:space="preserve">, a Java application, to create Socrata Integration Jobs (.sij files), to upload .csv and .tsv files to CIM. Our step by step process is documented </w:t>
      </w:r>
      <w:hyperlink r:id="rId38">
        <w:r w:rsidR="00AD2385">
          <w:rPr>
            <w:color w:val="1155CC"/>
            <w:u w:val="single"/>
          </w:rPr>
          <w:t>here</w:t>
        </w:r>
      </w:hyperlink>
      <w:r>
        <w:t>.</w:t>
      </w:r>
    </w:p>
    <w:p w14:paraId="00000132" w14:textId="77777777" w:rsidR="00AD2385" w:rsidRDefault="00000000">
      <w:pPr>
        <w:numPr>
          <w:ilvl w:val="0"/>
          <w:numId w:val="14"/>
        </w:numPr>
      </w:pPr>
      <w:r>
        <w:t>.sij files are formatted identically to JSON</w:t>
      </w:r>
    </w:p>
    <w:p w14:paraId="00000133" w14:textId="77777777" w:rsidR="00AD2385" w:rsidRDefault="00000000">
      <w:pPr>
        <w:numPr>
          <w:ilvl w:val="0"/>
          <w:numId w:val="14"/>
        </w:numPr>
      </w:pPr>
      <w:r>
        <w:t>There is a .sij file for each automated load to CIM</w:t>
      </w:r>
    </w:p>
    <w:p w14:paraId="00000134" w14:textId="46C22664" w:rsidR="00AD2385" w:rsidRDefault="00000000">
      <w:pPr>
        <w:numPr>
          <w:ilvl w:val="0"/>
          <w:numId w:val="14"/>
        </w:numPr>
      </w:pPr>
      <w:r>
        <w:t xml:space="preserve">Each .sij file maps a field in the table to a field </w:t>
      </w:r>
      <w:sdt>
        <w:sdtPr>
          <w:tag w:val="goog_rdk_5"/>
          <w:id w:val="2057378659"/>
        </w:sdtPr>
        <w:sdtContent/>
      </w:sdt>
      <w:r>
        <w:t>create</w:t>
      </w:r>
      <w:ins w:id="607" w:author="Joey Comeaux" w:date="2026-02-24T10:58:00Z" w16du:dateUtc="2026-02-24T17:58:00Z">
        <w:r w:rsidR="00B837CB">
          <w:t>d</w:t>
        </w:r>
      </w:ins>
      <w:r>
        <w:t xml:space="preserve"> on CIM and matches the formatting</w:t>
      </w:r>
      <w:ins w:id="608" w:author="Joey Comeaux" w:date="2026-02-24T10:59:00Z" w16du:dateUtc="2026-02-24T17:59:00Z">
        <w:r w:rsidR="00B837CB">
          <w:t xml:space="preserve">.  Note it is possible to perform field name conversions to camel case via the </w:t>
        </w:r>
        <w:r w:rsidR="00B837CB">
          <w:lastRenderedPageBreak/>
          <w:t>sij file, and on CIM, howev</w:t>
        </w:r>
      </w:ins>
      <w:ins w:id="609" w:author="Joey Comeaux" w:date="2026-02-24T11:00:00Z" w16du:dateUtc="2026-02-24T18:00:00Z">
        <w:r w:rsidR="00B837CB">
          <w:t xml:space="preserve">er the preferred method is to use transform scripts as it provides better provenance </w:t>
        </w:r>
      </w:ins>
      <w:ins w:id="610" w:author="Joey Comeaux" w:date="2026-02-24T11:01:00Z" w16du:dateUtc="2026-02-24T18:01:00Z">
        <w:r w:rsidR="00453F8B">
          <w:t xml:space="preserve">and tracking. </w:t>
        </w:r>
      </w:ins>
    </w:p>
    <w:p w14:paraId="00000135" w14:textId="77777777" w:rsidR="00AD2385" w:rsidRDefault="00000000">
      <w:pPr>
        <w:pStyle w:val="Heading3"/>
      </w:pPr>
      <w:bookmarkStart w:id="611" w:name="_heading=h.23ckvvd" w:colFirst="0" w:colLast="0"/>
      <w:bookmarkEnd w:id="611"/>
      <w:r>
        <w:t>New Dataset Setup</w:t>
      </w:r>
    </w:p>
    <w:p w14:paraId="00000136" w14:textId="20DA84F6" w:rsidR="00AD2385" w:rsidRDefault="00000000">
      <w:r>
        <w:t xml:space="preserve">Datasets are added to the maintenance system every year. Automation </w:t>
      </w:r>
      <w:ins w:id="612" w:author="Joey Comeaux" w:date="2026-02-24T11:02:00Z" w16du:dateUtc="2026-02-24T18:02:00Z">
        <w:r w:rsidR="00453F8B">
          <w:t xml:space="preserve">is </w:t>
        </w:r>
        <w:commentRangeStart w:id="613"/>
        <w:r w:rsidR="00453F8B">
          <w:t>always</w:t>
        </w:r>
      </w:ins>
      <w:commentRangeEnd w:id="613"/>
      <w:r w:rsidR="00453F8B">
        <w:rPr>
          <w:rStyle w:val="CommentReference"/>
          <w:sz w:val="22"/>
          <w:szCs w:val="22"/>
        </w:rPr>
        <w:commentReference w:id="613"/>
      </w:r>
      <w:ins w:id="614" w:author="Joey Comeaux" w:date="2026-02-24T11:02:00Z" w16du:dateUtc="2026-02-24T18:02:00Z">
        <w:r w:rsidR="00453F8B">
          <w:t xml:space="preserve"> preferred for new datasets, where practical.  </w:t>
        </w:r>
      </w:ins>
      <w:del w:id="615" w:author="Joey Comeaux" w:date="2026-02-24T11:01:00Z" w16du:dateUtc="2026-02-24T18:01:00Z">
        <w:r w:rsidDel="00453F8B">
          <w:delText>allows for quick and simple updates with minimal tracking required.</w:delText>
        </w:r>
      </w:del>
    </w:p>
    <w:p w14:paraId="00000137" w14:textId="77777777" w:rsidR="00AD2385" w:rsidRDefault="00AD2385">
      <w:pPr>
        <w:spacing w:line="240" w:lineRule="auto"/>
      </w:pPr>
    </w:p>
    <w:p w14:paraId="00000138" w14:textId="77777777" w:rsidR="00AD2385" w:rsidRDefault="00000000">
      <w:pPr>
        <w:rPr>
          <w:b/>
          <w:bCs/>
          <w:u w:val="single"/>
        </w:rPr>
      </w:pPr>
      <w:r>
        <w:rPr>
          <w:b/>
          <w:bCs/>
          <w:u w:val="single"/>
        </w:rPr>
        <w:t>Virtualization of Code</w:t>
      </w:r>
    </w:p>
    <w:p w14:paraId="00000139" w14:textId="77777777" w:rsidR="00AD2385" w:rsidRDefault="00000000">
      <w:commentRangeStart w:id="616"/>
      <w:r>
        <w:t xml:space="preserve">The code needs to be siloed and virtualized so that library dependency does not cause slow downs in delivery. Documentation on the process for both Node and Python can be found on </w:t>
      </w:r>
      <w:hyperlink r:id="rId39">
        <w:r w:rsidR="00AD2385">
          <w:rPr>
            <w:color w:val="1155CC"/>
            <w:u w:val="single"/>
          </w:rPr>
          <w:t>GitHub</w:t>
        </w:r>
      </w:hyperlink>
      <w:r>
        <w:t>.</w:t>
      </w:r>
      <w:commentRangeEnd w:id="616"/>
      <w:r w:rsidR="00453F8B">
        <w:rPr>
          <w:rStyle w:val="CommentReference"/>
          <w:sz w:val="22"/>
          <w:szCs w:val="22"/>
        </w:rPr>
        <w:commentReference w:id="616"/>
      </w:r>
    </w:p>
    <w:p w14:paraId="0000013A" w14:textId="77777777" w:rsidR="00AD2385" w:rsidRDefault="00AD2385"/>
    <w:p w14:paraId="0000013B" w14:textId="77777777" w:rsidR="00AD2385" w:rsidRDefault="00000000">
      <w:pPr>
        <w:rPr>
          <w:b/>
          <w:bCs/>
          <w:u w:val="single"/>
        </w:rPr>
      </w:pPr>
      <w:r>
        <w:rPr>
          <w:b/>
          <w:bCs/>
          <w:u w:val="single"/>
        </w:rPr>
        <w:t xml:space="preserve">Protocols for Adding New </w:t>
      </w:r>
      <w:commentRangeStart w:id="617"/>
      <w:r>
        <w:rPr>
          <w:b/>
          <w:bCs/>
          <w:u w:val="single"/>
        </w:rPr>
        <w:t>Datasets</w:t>
      </w:r>
      <w:commentRangeEnd w:id="617"/>
      <w:r w:rsidR="00453F8B">
        <w:rPr>
          <w:rStyle w:val="CommentReference"/>
          <w:b/>
          <w:bCs/>
          <w:sz w:val="22"/>
          <w:szCs w:val="22"/>
          <w:u w:val="single"/>
        </w:rPr>
        <w:commentReference w:id="617"/>
      </w:r>
    </w:p>
    <w:p w14:paraId="0000013C" w14:textId="77777777" w:rsidR="00AD2385" w:rsidRDefault="00000000">
      <w:r>
        <w:t xml:space="preserve">The step by step process for setting up a new automation process is documented </w:t>
      </w:r>
      <w:hyperlink r:id="rId40">
        <w:r w:rsidR="00AD2385">
          <w:rPr>
            <w:color w:val="1155CC"/>
            <w:u w:val="single"/>
          </w:rPr>
          <w:t>here</w:t>
        </w:r>
      </w:hyperlink>
      <w:r>
        <w:t>. The general concepts are to maintain code integrity, follow protocols for review, test pieces of architecture individually and together, and simple rollout to production once ready.</w:t>
      </w:r>
    </w:p>
    <w:p w14:paraId="0000013D" w14:textId="77777777" w:rsidR="00AD2385" w:rsidRDefault="00000000">
      <w:pPr>
        <w:pStyle w:val="Heading2"/>
      </w:pPr>
      <w:bookmarkStart w:id="618" w:name="_heading=h.ihv636" w:colFirst="0" w:colLast="0"/>
      <w:bookmarkEnd w:id="618"/>
      <w:r>
        <w:t>Maintenance Server</w:t>
      </w:r>
    </w:p>
    <w:p w14:paraId="0000013E" w14:textId="7F703DFE" w:rsidR="00AD2385" w:rsidDel="00513EC0" w:rsidRDefault="00000000">
      <w:pPr>
        <w:spacing w:line="240" w:lineRule="auto"/>
        <w:rPr>
          <w:del w:id="619" w:author="Joey Comeaux" w:date="2026-02-24T11:30:00Z" w16du:dateUtc="2026-02-24T18:30:00Z"/>
        </w:rPr>
      </w:pPr>
      <w:del w:id="620" w:author="Joey Comeaux" w:date="2026-02-24T11:30:00Z" w16du:dateUtc="2026-02-24T18:30:00Z">
        <w:r w:rsidDel="00513EC0">
          <w:delText>It is subsequently transferred to the State OIT</w:delText>
        </w:r>
      </w:del>
      <w:customXmlDelRangeStart w:id="621" w:author="Joey Comeaux" w:date="2026-02-24T11:30:00Z"/>
      <w:sdt>
        <w:sdtPr>
          <w:tag w:val="goog_rdk_6"/>
          <w:id w:val="795376771"/>
        </w:sdtPr>
        <w:sdtContent>
          <w:customXmlDelRangeEnd w:id="621"/>
          <w:customXmlDelRangeStart w:id="622" w:author="Joey Comeaux" w:date="2026-02-24T11:30:00Z"/>
        </w:sdtContent>
      </w:sdt>
      <w:customXmlDelRangeEnd w:id="622"/>
      <w:del w:id="623" w:author="Joey Comeaux" w:date="2026-02-24T11:30:00Z" w16du:dateUtc="2026-02-24T18:30:00Z">
        <w:r w:rsidDel="00513EC0">
          <w:delText>SFTP01 server (as it is named in OIT, otherwise known to us as the Maintenance Server)</w:delText>
        </w:r>
      </w:del>
    </w:p>
    <w:p w14:paraId="0000013F" w14:textId="77777777" w:rsidR="00AD2385" w:rsidRDefault="00AD2385">
      <w:pPr>
        <w:spacing w:line="240" w:lineRule="auto"/>
      </w:pPr>
    </w:p>
    <w:p w14:paraId="00000140" w14:textId="2CCE24BF" w:rsidR="00AD2385" w:rsidDel="00513EC0" w:rsidRDefault="00000000">
      <w:pPr>
        <w:spacing w:line="240" w:lineRule="auto"/>
        <w:rPr>
          <w:del w:id="624" w:author="Joey Comeaux" w:date="2026-02-24T11:30:00Z" w16du:dateUtc="2026-02-24T18:30:00Z"/>
        </w:rPr>
      </w:pPr>
      <w:del w:id="625" w:author="Joey Comeaux" w:date="2026-02-24T11:30:00Z" w16du:dateUtc="2026-02-24T18:30:00Z">
        <w:r w:rsidDel="00513EC0">
          <w:delText xml:space="preserve">As if June 2024, OIT is putting a new BIC server in place which will change some information in this section. </w:delText>
        </w:r>
      </w:del>
    </w:p>
    <w:p w14:paraId="1D16F8C9" w14:textId="77777777" w:rsidR="00513EC0" w:rsidRDefault="00513EC0">
      <w:pPr>
        <w:spacing w:line="240" w:lineRule="auto"/>
        <w:rPr>
          <w:ins w:id="626" w:author="Joey Comeaux" w:date="2026-02-24T11:33:00Z" w16du:dateUtc="2026-02-24T18:33:00Z"/>
        </w:rPr>
      </w:pPr>
    </w:p>
    <w:p w14:paraId="097827EA" w14:textId="012B399B" w:rsidR="00513EC0" w:rsidRDefault="00513EC0">
      <w:pPr>
        <w:spacing w:line="240" w:lineRule="auto"/>
        <w:rPr>
          <w:ins w:id="627" w:author="Joey Comeaux" w:date="2026-02-24T11:32:00Z" w16du:dateUtc="2026-02-24T18:32:00Z"/>
        </w:rPr>
      </w:pPr>
      <w:ins w:id="628" w:author="Joey Comeaux" w:date="2026-02-24T11:33:00Z" w16du:dateUtc="2026-02-24T18:33:00Z">
        <w:r>
          <w:t xml:space="preserve">In 2025, </w:t>
        </w:r>
      </w:ins>
      <w:ins w:id="629" w:author="Joey Comeaux" w:date="2026-02-24T11:34:00Z" w16du:dateUtc="2026-02-24T18:34:00Z">
        <w:r>
          <w:t xml:space="preserve">OIT provided </w:t>
        </w:r>
      </w:ins>
      <w:ins w:id="630" w:author="Joey Comeaux" w:date="2026-02-24T11:35:00Z" w16du:dateUtc="2026-02-24T18:35:00Z">
        <w:r>
          <w:t>a new server</w:t>
        </w:r>
      </w:ins>
      <w:ins w:id="631" w:author="Joey Comeaux" w:date="2026-02-24T11:37:00Z" w16du:dateUtc="2026-02-24T18:37:00Z">
        <w:r>
          <w:t xml:space="preserve">, at </w:t>
        </w:r>
      </w:ins>
      <w:ins w:id="632" w:author="Joey Comeaux" w:date="2026-02-24T11:38:00Z" w16du:dateUtc="2026-02-24T18:38:00Z">
        <w:r w:rsidRPr="00513EC0">
          <w:t>10.12.1.18</w:t>
        </w:r>
        <w:r>
          <w:t xml:space="preserve">. </w:t>
        </w:r>
      </w:ins>
      <w:ins w:id="633" w:author="Joey Comeaux" w:date="2026-02-24T11:40:00Z" w16du:dateUtc="2026-02-24T18:40:00Z">
        <w:r>
          <w:t xml:space="preserve">  This has now been fully vetted a</w:t>
        </w:r>
      </w:ins>
      <w:ins w:id="634" w:author="Joey Comeaux" w:date="2026-02-24T11:41:00Z" w16du:dateUtc="2026-02-24T18:41:00Z">
        <w:r>
          <w:t xml:space="preserve">nd </w:t>
        </w:r>
      </w:ins>
      <w:ins w:id="635" w:author="Joey Comeaux" w:date="2026-02-24T11:40:00Z" w16du:dateUtc="2026-02-24T18:40:00Z">
        <w:r>
          <w:t xml:space="preserve">all maintenance processes are running on this server. </w:t>
        </w:r>
      </w:ins>
    </w:p>
    <w:p w14:paraId="00000141" w14:textId="77777777" w:rsidR="00AD2385" w:rsidRDefault="00000000">
      <w:pPr>
        <w:pStyle w:val="Heading3"/>
        <w:widowControl w:val="0"/>
        <w:spacing w:line="276" w:lineRule="auto"/>
      </w:pPr>
      <w:bookmarkStart w:id="636" w:name="_heading=h.32hioqz" w:colFirst="0" w:colLast="0"/>
      <w:bookmarkEnd w:id="636"/>
      <w:r>
        <w:t>UpdateCounts</w:t>
      </w:r>
    </w:p>
    <w:p w14:paraId="00000142" w14:textId="77777777" w:rsidR="00AD2385" w:rsidRDefault="00000000">
      <w:pPr>
        <w:spacing w:line="240" w:lineRule="auto"/>
      </w:pPr>
      <w:r>
        <w:t xml:space="preserve">The </w:t>
      </w:r>
      <w:hyperlink r:id="rId41" w:anchor="gid=791290120">
        <w:r w:rsidR="00AD2385">
          <w:rPr>
            <w:color w:val="1155CC"/>
            <w:u w:val="single"/>
          </w:rPr>
          <w:t>BIC Dataset Tracker</w:t>
        </w:r>
      </w:hyperlink>
      <w:r>
        <w:t xml:space="preserve"> contains the Update Counts and data </w:t>
      </w:r>
      <w:commentRangeStart w:id="637"/>
      <w:r>
        <w:t>maintenance</w:t>
      </w:r>
      <w:commentRangeEnd w:id="637"/>
      <w:r w:rsidR="00F6147D">
        <w:rPr>
          <w:rStyle w:val="CommentReference"/>
          <w:sz w:val="22"/>
          <w:szCs w:val="22"/>
        </w:rPr>
        <w:commentReference w:id="637"/>
      </w:r>
      <w:r>
        <w:t xml:space="preserve"> framework (via UpdateCounts tab,) and updates as changes are made to the framework on a day to day basis.</w:t>
      </w:r>
    </w:p>
    <w:p w14:paraId="00000143" w14:textId="77777777" w:rsidR="00AD2385" w:rsidRDefault="00AD2385">
      <w:pPr>
        <w:spacing w:line="240" w:lineRule="auto"/>
      </w:pPr>
    </w:p>
    <w:p w14:paraId="00000144" w14:textId="77777777" w:rsidR="00AD2385" w:rsidRDefault="00000000">
      <w:pPr>
        <w:pStyle w:val="Heading3"/>
      </w:pPr>
      <w:bookmarkStart w:id="638" w:name="_heading=h.1hmsyys" w:colFirst="0" w:colLast="0"/>
      <w:bookmarkEnd w:id="638"/>
      <w:r>
        <w:t>Process Overview</w:t>
      </w:r>
    </w:p>
    <w:sdt>
      <w:sdtPr>
        <w:tag w:val="goog_rdk_9"/>
        <w:id w:val="-189357023"/>
      </w:sdtPr>
      <w:sdtContent>
        <w:p w14:paraId="00000145" w14:textId="082B025B" w:rsidR="00AD2385" w:rsidRDefault="00000000">
          <w:pPr>
            <w:rPr>
              <w:ins w:id="639" w:author="Cheryl Brickey" w:date="2024-06-25T14:41:00Z"/>
            </w:rPr>
          </w:pPr>
          <w:r>
            <w:t xml:space="preserve">The system requires </w:t>
          </w:r>
          <w:del w:id="640" w:author="Joey Comeaux" w:date="2026-02-24T11:58:00Z" w16du:dateUtc="2026-02-24T18:58:00Z">
            <w:r w:rsidDel="00F6147D">
              <w:delText>a number of</w:delText>
            </w:r>
          </w:del>
          <w:ins w:id="641" w:author="Joey Comeaux" w:date="2026-02-24T11:58:00Z" w16du:dateUtc="2026-02-24T18:58:00Z">
            <w:r w:rsidR="00F6147D">
              <w:t>several</w:t>
            </w:r>
          </w:ins>
          <w:r>
            <w:t xml:space="preserve"> moving parts and scripts to have a CI/CD (continuous integration continuous development) framework, as well as scripts that run other scripts and external (extract &amp; load) scripts and programs. This section is focused on all</w:t>
          </w:r>
          <w:del w:id="642" w:author="Joey Comeaux" w:date="2026-02-24T12:00:00Z" w16du:dateUtc="2026-02-24T19:00:00Z">
            <w:r w:rsidDel="00F6147D">
              <w:delText xml:space="preserve"> </w:delText>
            </w:r>
          </w:del>
          <w:del w:id="643" w:author="Joey Comeaux" w:date="2026-02-24T11:59:00Z" w16du:dateUtc="2026-02-24T18:59:00Z">
            <w:r w:rsidDel="00F6147D">
              <w:delText>of</w:delText>
            </w:r>
          </w:del>
          <w:r>
            <w:t xml:space="preserve"> these things, and the </w:t>
          </w:r>
          <w:hyperlink w:anchor="_heading=h.4f1mdlm">
            <w:r w:rsidR="00AD2385">
              <w:rPr>
                <w:color w:val="1155CC"/>
                <w:u w:val="single"/>
              </w:rPr>
              <w:t>next section</w:t>
            </w:r>
          </w:hyperlink>
          <w:r>
            <w:t xml:space="preserve"> focuses on specific ETL implementation.</w:t>
          </w:r>
          <w:sdt>
            <w:sdtPr>
              <w:tag w:val="goog_rdk_7"/>
              <w:id w:val="-2030157942"/>
            </w:sdtPr>
            <w:sdtContent>
              <w:sdt>
                <w:sdtPr>
                  <w:tag w:val="goog_rdk_8"/>
                  <w:id w:val="889608446"/>
                </w:sdtPr>
                <w:sdtContent/>
              </w:sdt>
            </w:sdtContent>
          </w:sdt>
        </w:p>
      </w:sdtContent>
    </w:sdt>
    <w:sdt>
      <w:sdtPr>
        <w:tag w:val="goog_rdk_11"/>
        <w:id w:val="1988266705"/>
      </w:sdtPr>
      <w:sdtContent>
        <w:p w14:paraId="00000146" w14:textId="6188406B" w:rsidR="00AD2385" w:rsidRDefault="00000000">
          <w:pPr>
            <w:rPr>
              <w:ins w:id="644" w:author="Cheryl Brickey" w:date="2024-06-25T14:41:00Z"/>
            </w:rPr>
          </w:pPr>
          <w:sdt>
            <w:sdtPr>
              <w:tag w:val="goog_rdk_10"/>
              <w:id w:val="866150293"/>
              <w:showingPlcHdr/>
            </w:sdtPr>
            <w:sdtContent>
              <w:r w:rsidR="006C208C">
                <w:t xml:space="preserve">     </w:t>
              </w:r>
            </w:sdtContent>
          </w:sdt>
        </w:p>
      </w:sdtContent>
    </w:sdt>
    <w:p w14:paraId="00000147" w14:textId="58355AE4" w:rsidR="00AD2385" w:rsidRDefault="00000000">
      <w:sdt>
        <w:sdtPr>
          <w:tag w:val="goog_rdk_12"/>
          <w:id w:val="1613294693"/>
        </w:sdtPr>
        <w:sdtContent>
          <w:r>
            <w:t>As of June 2024, the Secretary of State’s office has mandated that non-Secretary of State Agency data be removed from the CDOS SFTP server.</w:t>
          </w:r>
          <w:del w:id="645" w:author="Joey Comeaux" w:date="2026-02-24T12:07:00Z" w16du:dateUtc="2026-02-24T19:07:00Z">
            <w:r w:rsidDel="00CF7639">
              <w:delText xml:space="preserve"> </w:delText>
            </w:r>
          </w:del>
          <w:ins w:id="646" w:author="Joey Comeaux" w:date="2026-02-24T12:08:00Z" w16du:dateUtc="2026-02-24T19:08:00Z">
            <w:r w:rsidR="00CF7639">
              <w:t xml:space="preserve">Agencies have now been </w:t>
            </w:r>
            <w:commentRangeStart w:id="647"/>
            <w:r w:rsidR="00CF7639">
              <w:t>transferred</w:t>
            </w:r>
          </w:ins>
          <w:commentRangeEnd w:id="647"/>
          <w:r w:rsidR="00CF7639">
            <w:rPr>
              <w:rStyle w:val="CommentReference"/>
              <w:sz w:val="22"/>
              <w:szCs w:val="22"/>
            </w:rPr>
            <w:commentReference w:id="647"/>
          </w:r>
          <w:ins w:id="648" w:author="Joey Comeaux" w:date="2026-02-24T12:08:00Z" w16du:dateUtc="2026-02-24T19:08:00Z">
            <w:r w:rsidR="00CF7639">
              <w:t xml:space="preserve"> to </w:t>
            </w:r>
          </w:ins>
          <w:ins w:id="649" w:author="Joey Comeaux" w:date="2026-02-24T12:16:00Z" w16du:dateUtc="2026-02-24T19:16:00Z">
            <w:r w:rsidR="006C208C">
              <w:t xml:space="preserve">the OIT </w:t>
            </w:r>
          </w:ins>
          <w:ins w:id="650" w:author="Joey Comeaux" w:date="2026-02-24T12:08:00Z" w16du:dateUtc="2026-02-24T19:08:00Z">
            <w:r w:rsidR="00CF7639">
              <w:t>MOVEIT</w:t>
            </w:r>
          </w:ins>
          <w:ins w:id="651" w:author="Joey Comeaux" w:date="2026-02-24T12:16:00Z" w16du:dateUtc="2026-02-24T19:16:00Z">
            <w:r w:rsidR="006C208C">
              <w:t xml:space="preserve"> server.  Xentity employees working on BIC also have accounts on MOVEIT</w:t>
            </w:r>
          </w:ins>
          <w:ins w:id="652" w:author="Joey Comeaux" w:date="2026-02-24T12:14:00Z" w16du:dateUtc="2026-02-24T19:14:00Z">
            <w:r w:rsidR="00CF7639">
              <w:t xml:space="preserve">. </w:t>
            </w:r>
          </w:ins>
          <w:del w:id="653" w:author="Joey Comeaux" w:date="2026-02-24T12:07:00Z" w16du:dateUtc="2026-02-24T19:07:00Z">
            <w:r w:rsidDel="00CF7639">
              <w:delText>BIC team will work with each agency to implement the MOVEIT server solution</w:delText>
            </w:r>
          </w:del>
          <w:r>
            <w:t>.</w:t>
          </w:r>
        </w:sdtContent>
      </w:sdt>
    </w:p>
    <w:p w14:paraId="00000148" w14:textId="77777777" w:rsidR="00AD2385" w:rsidRDefault="00AD2385"/>
    <w:p w14:paraId="00000149" w14:textId="4665B010" w:rsidR="00AD2385" w:rsidRDefault="00000000">
      <w:sdt>
        <w:sdtPr>
          <w:tag w:val="goog_rdk_13"/>
          <w:id w:val="1567017119"/>
          <w:showingPlcHdr/>
        </w:sdtPr>
        <w:sdtContent>
          <w:r w:rsidR="007C146B">
            <w:t xml:space="preserve">     </w:t>
          </w:r>
        </w:sdtContent>
      </w:sdt>
      <w:ins w:id="654" w:author="Joey Comeaux" w:date="2026-03-03T16:49:00Z" w16du:dateUtc="2026-03-03T23:49:00Z">
        <w:r w:rsidR="007C146B">
          <w:rPr>
            <w:noProof/>
          </w:rPr>
          <w:drawing>
            <wp:inline distT="0" distB="0" distL="0" distR="0" wp14:anchorId="46201ECB" wp14:editId="2F5CD591">
              <wp:extent cx="4591446" cy="2479675"/>
              <wp:effectExtent l="0" t="0" r="0" b="0"/>
              <wp:docPr id="1201785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5392" name="Picture 120178539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02480" cy="2485634"/>
                      </a:xfrm>
                      <a:prstGeom prst="rect">
                        <a:avLst/>
                      </a:prstGeom>
                    </pic:spPr>
                  </pic:pic>
                </a:graphicData>
              </a:graphic>
            </wp:inline>
          </w:drawing>
        </w:r>
      </w:ins>
    </w:p>
    <w:p w14:paraId="0000014A" w14:textId="77777777" w:rsidR="00AD2385" w:rsidRDefault="00AD2385"/>
    <w:p w14:paraId="0000014B" w14:textId="77777777" w:rsidR="00AD2385" w:rsidRDefault="00000000">
      <w:pPr>
        <w:rPr>
          <w:b/>
          <w:bCs/>
          <w:sz w:val="24"/>
          <w:szCs w:val="24"/>
          <w:u w:val="single"/>
        </w:rPr>
      </w:pPr>
      <w:r>
        <w:rPr>
          <w:b/>
          <w:bCs/>
          <w:sz w:val="24"/>
          <w:szCs w:val="24"/>
          <w:u w:val="single"/>
        </w:rPr>
        <w:t>Server Architecture</w:t>
      </w:r>
    </w:p>
    <w:p w14:paraId="0000014C" w14:textId="277116B2" w:rsidR="00AD2385" w:rsidRDefault="00000000">
      <w:r>
        <w:t xml:space="preserve">Most of the server code is isolated at </w:t>
      </w:r>
      <w:r>
        <w:rPr>
          <w:i/>
          <w:iCs/>
        </w:rPr>
        <w:t>/usr/local/cim/bic_etl</w:t>
      </w:r>
      <w:r>
        <w:t xml:space="preserve">. The folder at /usr/local/cim is an isolated drive with 200G of space. </w:t>
      </w:r>
      <w:ins w:id="655" w:author="Joey Comeaux" w:date="2026-02-24T12:38:00Z" w16du:dateUtc="2026-02-24T19:38:00Z">
        <w:r w:rsidR="00EC59F6">
          <w:t xml:space="preserve">The /home directory has 25G of space.  </w:t>
        </w:r>
      </w:ins>
      <w:ins w:id="656" w:author="Joey Comeaux" w:date="2026-02-24T12:39:00Z" w16du:dateUtc="2026-02-24T19:39:00Z">
        <w:r w:rsidR="00EC59F6">
          <w:t xml:space="preserve">The account used to control all ETL process is giddensm and the home directory is /home/giddensm.  </w:t>
        </w:r>
      </w:ins>
      <w:del w:id="657" w:author="Joey Comeaux" w:date="2026-02-24T12:32:00Z" w16du:dateUtc="2026-02-24T19:32:00Z">
        <w:r w:rsidDel="00F86FC3">
          <w:delText xml:space="preserve">When node was installed using </w:delText>
        </w:r>
      </w:del>
      <w:customXmlDelRangeStart w:id="658" w:author="Joey Comeaux" w:date="2026-02-24T12:32:00Z"/>
      <w:sdt>
        <w:sdtPr>
          <w:tag w:val="goog_rdk_14"/>
          <w:id w:val="-1224930514"/>
        </w:sdtPr>
        <w:sdtContent>
          <w:customXmlDelRangeEnd w:id="658"/>
          <w:customXmlDelRangeStart w:id="659" w:author="Joey Comeaux" w:date="2026-02-24T12:32:00Z"/>
        </w:sdtContent>
      </w:sdt>
      <w:customXmlDelRangeEnd w:id="659"/>
      <w:del w:id="660" w:author="Joey Comeaux" w:date="2026-02-24T12:32:00Z" w16du:dateUtc="2026-02-24T19:32:00Z">
        <w:r w:rsidDel="00F86FC3">
          <w:delText xml:space="preserve">yum, a symlink had to be created from </w:delText>
        </w:r>
        <w:r w:rsidDel="00F86FC3">
          <w:rPr>
            <w:i/>
            <w:iCs/>
          </w:rPr>
          <w:delText>/usr/bin/npm</w:delText>
        </w:r>
        <w:r w:rsidDel="00F86FC3">
          <w:delText xml:space="preserve"> to </w:delText>
        </w:r>
        <w:r w:rsidDel="00F86FC3">
          <w:rPr>
            <w:i/>
            <w:iCs/>
          </w:rPr>
          <w:delText>/usr/local/bin/npm</w:delText>
        </w:r>
        <w:r w:rsidDel="00F86FC3">
          <w:delText xml:space="preserve">. The FTP server data (see more in the </w:delText>
        </w:r>
        <w:r w:rsidR="00AD2385" w:rsidDel="00F86FC3">
          <w:fldChar w:fldCharType="begin"/>
        </w:r>
        <w:r w:rsidR="00AD2385" w:rsidDel="00F86FC3">
          <w:delInstrText>HYPERLINK \l "_heading=h.2grqrue" \h</w:delInstrText>
        </w:r>
        <w:r w:rsidR="00AD2385" w:rsidDel="00F86FC3">
          <w:fldChar w:fldCharType="separate"/>
        </w:r>
        <w:r w:rsidR="00AD2385" w:rsidDel="00F86FC3">
          <w:rPr>
            <w:color w:val="1155CC"/>
            <w:u w:val="single"/>
          </w:rPr>
          <w:delText>FTP section</w:delText>
        </w:r>
        <w:r w:rsidR="00AD2385" w:rsidDel="00F86FC3">
          <w:fldChar w:fldCharType="end"/>
        </w:r>
        <w:r w:rsidDel="00F86FC3">
          <w:delText>) is stored at /var/ftp. Currently only DORA utilizes this service.</w:delText>
        </w:r>
      </w:del>
    </w:p>
    <w:p w14:paraId="0000014D" w14:textId="77777777" w:rsidR="00AD2385" w:rsidRDefault="00000000">
      <w:pPr>
        <w:pStyle w:val="Heading3"/>
      </w:pPr>
      <w:bookmarkStart w:id="661" w:name="_heading=h.41mghml" w:colFirst="0" w:colLast="0"/>
      <w:bookmarkEnd w:id="661"/>
      <w:r>
        <w:t>Error Handling/Maintenance Updates</w:t>
      </w:r>
    </w:p>
    <w:p w14:paraId="0000014E" w14:textId="77777777" w:rsidR="00AD2385" w:rsidRDefault="00000000">
      <w:pPr>
        <w:rPr>
          <w:b/>
          <w:bCs/>
          <w:u w:val="single"/>
        </w:rPr>
      </w:pPr>
      <w:r>
        <w:rPr>
          <w:b/>
          <w:bCs/>
          <w:u w:val="single"/>
        </w:rPr>
        <w:t>Changes to a script</w:t>
      </w:r>
    </w:p>
    <w:p w14:paraId="0000014F" w14:textId="273A05FA" w:rsidR="00AD2385" w:rsidRDefault="00000000">
      <w:r>
        <w:t>When changes to a process are required, they should be able to be locally tested, updated, and pushed to GitHub via a branch and approved to production by a team member</w:t>
      </w:r>
      <w:ins w:id="662" w:author="Joey Comeaux" w:date="2026-02-24T12:48:00Z" w16du:dateUtc="2026-02-24T19:48:00Z">
        <w:r w:rsidR="00C57744">
          <w:t xml:space="preserve"> via a Pull Request (PR)</w:t>
        </w:r>
      </w:ins>
      <w:r>
        <w:t xml:space="preserve">. GitHub’s production branch is pulled nightly before any jobs are run, so any changes made during business hours will be implemented that night for any ETL processes. </w:t>
      </w:r>
      <w:del w:id="663" w:author="Joey Comeaux" w:date="2026-02-24T12:42:00Z" w16du:dateUtc="2026-02-24T19:42:00Z">
        <w:r w:rsidDel="00EC59F6">
          <w:delText xml:space="preserve">Although GitHub tracks the changes, there is a </w:delText>
        </w:r>
        <w:r w:rsidR="00AD2385" w:rsidDel="00EC59F6">
          <w:fldChar w:fldCharType="begin"/>
        </w:r>
        <w:r w:rsidR="00AD2385" w:rsidDel="00EC59F6">
          <w:delInstrText>HYPERLINK \l "_heading=h.19c6y18" \h</w:delInstrText>
        </w:r>
        <w:r w:rsidR="00AD2385" w:rsidDel="00EC59F6">
          <w:fldChar w:fldCharType="separate"/>
        </w:r>
        <w:r w:rsidR="00AD2385" w:rsidDel="00EC59F6">
          <w:rPr>
            <w:color w:val="1155CC"/>
            <w:u w:val="single"/>
          </w:rPr>
          <w:delText>separate process</w:delText>
        </w:r>
        <w:r w:rsidR="00AD2385" w:rsidDel="00EC59F6">
          <w:fldChar w:fldCharType="end"/>
        </w:r>
        <w:r w:rsidDel="00EC59F6">
          <w:delText xml:space="preserve"> to track any ETL changes.</w:delText>
        </w:r>
      </w:del>
      <w:ins w:id="664" w:author="Joey Comeaux" w:date="2026-02-24T12:42:00Z" w16du:dateUtc="2026-02-24T19:42:00Z">
        <w:r w:rsidR="00EC59F6">
          <w:t xml:space="preserve"> Note one difference between this new server and the old server is that</w:t>
        </w:r>
      </w:ins>
      <w:ins w:id="665" w:author="Joey Comeaux" w:date="2026-02-24T12:43:00Z" w16du:dateUtc="2026-02-24T19:43:00Z">
        <w:r w:rsidR="00EC59F6">
          <w:t xml:space="preserve"> the main repo is updating nightly at /user/local/cim/bic_etl, </w:t>
        </w:r>
      </w:ins>
      <w:ins w:id="666" w:author="Joey Comeaux" w:date="2026-02-24T12:44:00Z" w16du:dateUtc="2026-02-24T19:44:00Z">
        <w:r w:rsidR="00EC59F6">
          <w:t xml:space="preserve">when transferring all services to this new server, the repo was also cloned under /home/giddensm/bic_etl, for branch work.  This has occasionally </w:t>
        </w:r>
        <w:commentRangeStart w:id="667"/>
        <w:r w:rsidR="00EC59F6">
          <w:t>caused</w:t>
        </w:r>
      </w:ins>
      <w:commentRangeEnd w:id="667"/>
      <w:r w:rsidR="00EC59F6">
        <w:rPr>
          <w:rStyle w:val="CommentReference"/>
          <w:sz w:val="22"/>
          <w:szCs w:val="22"/>
        </w:rPr>
        <w:commentReference w:id="667"/>
      </w:r>
      <w:ins w:id="668" w:author="Joey Comeaux" w:date="2026-02-24T12:44:00Z" w16du:dateUtc="2026-02-24T19:44:00Z">
        <w:r w:rsidR="00EC59F6">
          <w:t xml:space="preserve"> issues as the environ</w:t>
        </w:r>
      </w:ins>
      <w:ins w:id="669" w:author="Joey Comeaux" w:date="2026-02-24T12:45:00Z" w16du:dateUtc="2026-02-24T19:45:00Z">
        <w:r w:rsidR="00EC59F6">
          <w:t>ment variable bic_etl_home has to be set to the correct location of which repo you are working in.  It likely is time to remove the /home/giddensm/bic_etl</w:t>
        </w:r>
      </w:ins>
      <w:ins w:id="670" w:author="Joey Comeaux" w:date="2026-02-24T12:46:00Z" w16du:dateUtc="2026-02-24T19:46:00Z">
        <w:r w:rsidR="00EC59F6">
          <w:t xml:space="preserve"> clone! </w:t>
        </w:r>
      </w:ins>
    </w:p>
    <w:p w14:paraId="00000150" w14:textId="77777777" w:rsidR="00AD2385" w:rsidRDefault="00AD2385"/>
    <w:p w14:paraId="00000151" w14:textId="77777777" w:rsidR="00AD2385" w:rsidRDefault="00000000">
      <w:pPr>
        <w:rPr>
          <w:b/>
          <w:bCs/>
          <w:u w:val="single"/>
        </w:rPr>
      </w:pPr>
      <w:r>
        <w:rPr>
          <w:b/>
          <w:bCs/>
          <w:u w:val="single"/>
        </w:rPr>
        <w:t>Email Notifications</w:t>
      </w:r>
    </w:p>
    <w:p w14:paraId="00000152" w14:textId="77777777" w:rsidR="00AD2385" w:rsidRDefault="00000000">
      <w:r>
        <w:t xml:space="preserve">The email system is designed to take a daily log file and give a general overview of what occurred: errors, total logs, etc. It runs daily at 10am. It is sent to </w:t>
      </w:r>
      <w:hyperlink r:id="rId43">
        <w:r w:rsidR="00AD2385">
          <w:rPr>
            <w:color w:val="1155CC"/>
            <w:u w:val="single"/>
          </w:rPr>
          <w:t>bic-help@xentity.com</w:t>
        </w:r>
      </w:hyperlink>
      <w:r>
        <w:t xml:space="preserve">, which is a google group that then forwards to the team. All logic is in the </w:t>
      </w:r>
      <w:hyperlink r:id="rId44" w:anchor="L159">
        <w:r w:rsidR="00AD2385">
          <w:rPr>
            <w:i/>
            <w:iCs/>
            <w:color w:val="1155CC"/>
            <w:u w:val="single"/>
          </w:rPr>
          <w:t>general/scripts/cleanup.js</w:t>
        </w:r>
      </w:hyperlink>
      <w:r>
        <w:t xml:space="preserve"> file. If an issue is in the email that is not expected, follow the error triage instructions below.</w:t>
      </w:r>
    </w:p>
    <w:p w14:paraId="00000153" w14:textId="77777777" w:rsidR="00AD2385" w:rsidRDefault="00AD2385"/>
    <w:p w14:paraId="00000154" w14:textId="77777777" w:rsidR="00AD2385" w:rsidRDefault="00000000">
      <w:pPr>
        <w:rPr>
          <w:b/>
          <w:bCs/>
          <w:u w:val="single"/>
        </w:rPr>
      </w:pPr>
      <w:r>
        <w:rPr>
          <w:b/>
          <w:bCs/>
          <w:u w:val="single"/>
        </w:rPr>
        <w:t>Error Triage</w:t>
      </w:r>
    </w:p>
    <w:p w14:paraId="00000155" w14:textId="77777777" w:rsidR="00AD2385" w:rsidRDefault="00000000">
      <w:r>
        <w:t xml:space="preserve">The error handling process is detailed on </w:t>
      </w:r>
      <w:hyperlink r:id="rId45">
        <w:r w:rsidR="00AD2385">
          <w:rPr>
            <w:color w:val="1155CC"/>
            <w:u w:val="single"/>
          </w:rPr>
          <w:t>GitHub</w:t>
        </w:r>
      </w:hyperlink>
      <w:r>
        <w:t xml:space="preserve">, with </w:t>
      </w:r>
      <w:commentRangeStart w:id="671"/>
      <w:r>
        <w:t>examples</w:t>
      </w:r>
      <w:commentRangeEnd w:id="671"/>
      <w:r w:rsidR="00C57744">
        <w:rPr>
          <w:rStyle w:val="CommentReference"/>
          <w:sz w:val="22"/>
          <w:szCs w:val="22"/>
        </w:rPr>
        <w:commentReference w:id="671"/>
      </w:r>
      <w:r>
        <w:t>.</w:t>
      </w:r>
    </w:p>
    <w:p w14:paraId="00000156" w14:textId="77777777" w:rsidR="00AD2385" w:rsidRDefault="00AD2385"/>
    <w:p w14:paraId="00000157" w14:textId="77777777" w:rsidR="00AD2385" w:rsidRDefault="00000000">
      <w:pPr>
        <w:rPr>
          <w:b/>
          <w:bCs/>
          <w:u w:val="single"/>
        </w:rPr>
      </w:pPr>
      <w:r>
        <w:rPr>
          <w:b/>
          <w:bCs/>
          <w:u w:val="single"/>
        </w:rPr>
        <w:t>Force run all dataset</w:t>
      </w:r>
    </w:p>
    <w:p w14:paraId="00000158" w14:textId="18BF44E2" w:rsidR="00AD2385" w:rsidDel="007A6B67" w:rsidRDefault="00000000">
      <w:pPr>
        <w:rPr>
          <w:del w:id="672" w:author="Joey Comeaux" w:date="2026-02-24T13:55:00Z" w16du:dateUtc="2026-02-24T20:55:00Z"/>
        </w:rPr>
      </w:pPr>
      <w:del w:id="673" w:author="Joey Comeaux" w:date="2026-02-24T13:55:00Z" w16du:dateUtc="2026-02-24T20:55:00Z">
        <w:r w:rsidDel="007A6B67">
          <w:delText xml:space="preserve">In order to get all datasets that </w:delText>
        </w:r>
        <w:commentRangeStart w:id="674"/>
        <w:r w:rsidDel="007A6B67">
          <w:delText>are</w:delText>
        </w:r>
        <w:commentRangeEnd w:id="674"/>
        <w:r w:rsidR="007A6B67" w:rsidDel="007A6B67">
          <w:rPr>
            <w:rStyle w:val="CommentReference"/>
            <w:sz w:val="22"/>
            <w:szCs w:val="22"/>
          </w:rPr>
          <w:commentReference w:id="674"/>
        </w:r>
        <w:r w:rsidDel="007A6B67">
          <w:delText xml:space="preserve"> currently being automated by the server, use the instructions detailed </w:delText>
        </w:r>
        <w:r w:rsidR="00AD2385" w:rsidDel="007A6B67">
          <w:fldChar w:fldCharType="begin"/>
        </w:r>
        <w:r w:rsidR="00AD2385" w:rsidDel="007A6B67">
          <w:delInstrText>HYPERLINK "https://github.com/GoCodeColorado/bic_etl/tree/production/general/cron" \h</w:delInstrText>
        </w:r>
        <w:r w:rsidR="00AD2385" w:rsidDel="007A6B67">
          <w:fldChar w:fldCharType="separate"/>
        </w:r>
        <w:r w:rsidR="00AD2385" w:rsidDel="007A6B67">
          <w:rPr>
            <w:color w:val="1155CC"/>
            <w:u w:val="single"/>
          </w:rPr>
          <w:delText>here</w:delText>
        </w:r>
        <w:r w:rsidR="00AD2385" w:rsidDel="007A6B67">
          <w:fldChar w:fldCharType="end"/>
        </w:r>
        <w:r w:rsidDel="007A6B67">
          <w:delText>.</w:delText>
        </w:r>
      </w:del>
    </w:p>
    <w:p w14:paraId="00000159" w14:textId="77777777" w:rsidR="00AD2385" w:rsidRDefault="00AD2385"/>
    <w:p w14:paraId="0000015A" w14:textId="38B8ED08" w:rsidR="00AD2385" w:rsidRDefault="00000000">
      <w:pPr>
        <w:rPr>
          <w:b/>
          <w:bCs/>
          <w:u w:val="single"/>
        </w:rPr>
      </w:pPr>
      <w:del w:id="675" w:author="Joey Comeaux" w:date="2026-02-24T14:27:00Z" w16du:dateUtc="2026-02-24T21:27:00Z">
        <w:r w:rsidDel="00A84686">
          <w:rPr>
            <w:b/>
            <w:bCs/>
            <w:u w:val="single"/>
          </w:rPr>
          <w:delText>Server</w:delText>
        </w:r>
      </w:del>
    </w:p>
    <w:p w14:paraId="0000015B" w14:textId="5AFBDF2B" w:rsidR="00AD2385" w:rsidDel="00A84686" w:rsidRDefault="00000000">
      <w:pPr>
        <w:rPr>
          <w:del w:id="676" w:author="Joey Comeaux" w:date="2026-02-24T14:27:00Z" w16du:dateUtc="2026-02-24T21:27:00Z"/>
        </w:rPr>
      </w:pPr>
      <w:commentRangeStart w:id="677"/>
      <w:del w:id="678" w:author="Joey Comeaux" w:date="2026-02-24T14:27:00Z" w16du:dateUtc="2026-02-24T21:27:00Z">
        <w:r w:rsidDel="00A84686">
          <w:delText xml:space="preserve">There are a few processes that are different on the maintenance server than locally. If everything works on a local implementation, then </w:delText>
        </w:r>
        <w:r w:rsidDel="00A84686">
          <w:rPr>
            <w:i/>
            <w:iCs/>
          </w:rPr>
          <w:delText>ssh</w:delText>
        </w:r>
        <w:r w:rsidDel="00A84686">
          <w:delText xml:space="preserve"> onto the server and run the implementation from there and triage any error messages. Typically Xentity data team members use putty to do so. </w:delText>
        </w:r>
      </w:del>
      <w:commentRangeEnd w:id="677"/>
      <w:r w:rsidR="00A84686">
        <w:rPr>
          <w:rStyle w:val="CommentReference"/>
          <w:sz w:val="22"/>
          <w:szCs w:val="22"/>
        </w:rPr>
        <w:commentReference w:id="677"/>
      </w:r>
    </w:p>
    <w:p w14:paraId="0000015C" w14:textId="77777777" w:rsidR="00AD2385" w:rsidRDefault="00AD2385"/>
    <w:p w14:paraId="0000015D" w14:textId="77777777" w:rsidR="00AD2385" w:rsidRDefault="00000000">
      <w:r>
        <w:rPr>
          <w:b/>
          <w:bCs/>
          <w:u w:val="single"/>
        </w:rPr>
        <w:t xml:space="preserve">Documenting Fixes </w:t>
      </w:r>
    </w:p>
    <w:p w14:paraId="0000015E" w14:textId="218FAAB7" w:rsidR="00AD2385" w:rsidDel="00A84686" w:rsidRDefault="00000000">
      <w:pPr>
        <w:rPr>
          <w:del w:id="679" w:author="Joey Comeaux" w:date="2026-02-24T14:27:00Z" w16du:dateUtc="2026-02-24T21:27:00Z"/>
        </w:rPr>
      </w:pPr>
      <w:del w:id="680" w:author="Joey Comeaux" w:date="2026-02-24T14:27:00Z" w16du:dateUtc="2026-02-24T21:27:00Z">
        <w:r w:rsidDel="00A84686">
          <w:delText>Historically, changes and fixes were recorded in the Change Log stored</w:delText>
        </w:r>
        <w:r w:rsidR="00AD2385" w:rsidDel="00A84686">
          <w:fldChar w:fldCharType="begin"/>
        </w:r>
        <w:r w:rsidR="00AD2385" w:rsidDel="00A84686">
          <w:delInstrText>HYPERLINK "https://docs.google.com/spreadsheets/d/1p9Xnqj_HVQcjkt3Up8xp0BhEJsP6vjm3/edit?dls=true" \h</w:delInstrText>
        </w:r>
        <w:r w:rsidR="00AD2385" w:rsidDel="00A84686">
          <w:fldChar w:fldCharType="separate"/>
        </w:r>
        <w:r w:rsidR="00AD2385" w:rsidDel="00A84686">
          <w:rPr>
            <w:color w:val="1155CC"/>
            <w:u w:val="single"/>
          </w:rPr>
          <w:delText xml:space="preserve"> here.</w:delText>
        </w:r>
        <w:r w:rsidR="00AD2385" w:rsidDel="00A84686">
          <w:fldChar w:fldCharType="end"/>
        </w:r>
      </w:del>
    </w:p>
    <w:p w14:paraId="0000015F" w14:textId="77777777" w:rsidR="00AD2385" w:rsidRDefault="00AD2385"/>
    <w:p w14:paraId="00000160" w14:textId="7A40FBE8" w:rsidR="00AD2385" w:rsidRDefault="00000000">
      <w:r>
        <w:t xml:space="preserve">The Change Log has been replaced with the </w:t>
      </w:r>
      <w:hyperlink r:id="rId46">
        <w:r w:rsidR="00AD2385">
          <w:rPr>
            <w:color w:val="1155CC"/>
            <w:u w:val="single"/>
          </w:rPr>
          <w:t>BIC Jira board</w:t>
        </w:r>
      </w:hyperlink>
      <w:r>
        <w:t>.  Fixes and changes are entered as stories in Jira.</w:t>
      </w:r>
      <w:ins w:id="681" w:author="Joey Comeaux" w:date="2026-02-24T14:28:00Z" w16du:dateUtc="2026-02-24T21:28:00Z">
        <w:r w:rsidR="00A84686">
          <w:t xml:space="preserve">  Each dataset group (denver,boulder,cdos/business/business,…) has a readme.md and a changelog.md file where changes should be log</w:t>
        </w:r>
      </w:ins>
      <w:ins w:id="682" w:author="Joey Comeaux" w:date="2026-02-24T14:29:00Z" w16du:dateUtc="2026-02-24T21:29:00Z">
        <w:r w:rsidR="00A84686">
          <w:t xml:space="preserve">ged.  We have been using these interchangeably unfortunately and in the future, need to consolidate how we do this.  </w:t>
        </w:r>
      </w:ins>
    </w:p>
    <w:p w14:paraId="00000161" w14:textId="77777777" w:rsidR="00AD2385" w:rsidRDefault="00AD2385"/>
    <w:p w14:paraId="00000162" w14:textId="49AE1B39" w:rsidR="00AD2385" w:rsidDel="00A84686" w:rsidRDefault="00000000">
      <w:pPr>
        <w:rPr>
          <w:del w:id="683" w:author="Joey Comeaux" w:date="2026-02-24T14:28:00Z" w16du:dateUtc="2026-02-24T21:28:00Z"/>
        </w:rPr>
      </w:pPr>
      <w:del w:id="684" w:author="Joey Comeaux" w:date="2026-02-24T14:28:00Z" w16du:dateUtc="2026-02-24T21:28:00Z">
        <w:r w:rsidDel="00A84686">
          <w:delText>Important Notes for Troubleshooting dataset issues:</w:delText>
        </w:r>
      </w:del>
    </w:p>
    <w:p w14:paraId="00000163" w14:textId="0F527A47" w:rsidR="00AD2385" w:rsidDel="00A84686" w:rsidRDefault="00000000">
      <w:pPr>
        <w:numPr>
          <w:ilvl w:val="0"/>
          <w:numId w:val="19"/>
        </w:numPr>
        <w:rPr>
          <w:del w:id="685" w:author="Joey Comeaux" w:date="2026-02-24T14:28:00Z" w16du:dateUtc="2026-02-24T21:28:00Z"/>
        </w:rPr>
      </w:pPr>
      <w:del w:id="686" w:author="Joey Comeaux" w:date="2026-02-24T14:28:00Z" w16du:dateUtc="2026-02-24T21:28:00Z">
        <w:r w:rsidDel="00A84686">
          <w:rPr>
            <w:i/>
            <w:iCs/>
          </w:rPr>
          <w:delText>Never</w:delText>
        </w:r>
        <w:r w:rsidDel="00A84686">
          <w:delText xml:space="preserve"> add a field to the published dataset without confirmation from tech lead or data provider - even if it is being sent to us. If it's not in the transform or sij file already, odds are that there’s a reason or issue.</w:delText>
        </w:r>
      </w:del>
    </w:p>
    <w:p w14:paraId="00000164" w14:textId="19B89BA4" w:rsidR="00AD2385" w:rsidDel="00A84686" w:rsidRDefault="00000000">
      <w:pPr>
        <w:numPr>
          <w:ilvl w:val="1"/>
          <w:numId w:val="19"/>
        </w:numPr>
        <w:rPr>
          <w:del w:id="687" w:author="Joey Comeaux" w:date="2026-02-24T14:28:00Z" w16du:dateUtc="2026-02-24T21:28:00Z"/>
        </w:rPr>
      </w:pPr>
      <w:del w:id="688" w:author="Joey Comeaux" w:date="2026-02-24T14:28:00Z" w16du:dateUtc="2026-02-24T21:28:00Z">
        <w:r w:rsidDel="00A84686">
          <w:delText xml:space="preserve">This can result in potential for </w:delText>
        </w:r>
      </w:del>
      <w:customXmlDelRangeStart w:id="689" w:author="Joey Comeaux" w:date="2026-02-24T14:28:00Z"/>
      <w:sdt>
        <w:sdtPr>
          <w:tag w:val="goog_rdk_15"/>
          <w:id w:val="-1570368451"/>
        </w:sdtPr>
        <w:sdtContent>
          <w:customXmlDelRangeEnd w:id="689"/>
          <w:customXmlDelRangeStart w:id="690" w:author="Joey Comeaux" w:date="2026-02-24T14:28:00Z"/>
        </w:sdtContent>
      </w:sdt>
      <w:customXmlDelRangeEnd w:id="690"/>
      <w:del w:id="691" w:author="Joey Comeaux" w:date="2026-02-24T14:28:00Z" w16du:dateUtc="2026-02-24T21:28:00Z">
        <w:r w:rsidDel="00A84686">
          <w:delText>PII to be displayed</w:delText>
        </w:r>
      </w:del>
    </w:p>
    <w:p w14:paraId="00000165" w14:textId="239550F7" w:rsidR="00AD2385" w:rsidDel="00A84686" w:rsidRDefault="00000000">
      <w:pPr>
        <w:numPr>
          <w:ilvl w:val="0"/>
          <w:numId w:val="19"/>
        </w:numPr>
        <w:rPr>
          <w:del w:id="692" w:author="Joey Comeaux" w:date="2026-02-24T14:28:00Z" w16du:dateUtc="2026-02-24T21:28:00Z"/>
        </w:rPr>
      </w:pPr>
      <w:del w:id="693" w:author="Joey Comeaux" w:date="2026-02-24T14:28:00Z" w16du:dateUtc="2026-02-24T21:28:00Z">
        <w:r w:rsidDel="00A84686">
          <w:delText>Always troubleshoot on local machine before testing on Maintenance Server</w:delText>
        </w:r>
      </w:del>
    </w:p>
    <w:p w14:paraId="00000166" w14:textId="3AE1BF2F" w:rsidR="00AD2385" w:rsidDel="00A84686" w:rsidRDefault="00000000">
      <w:pPr>
        <w:numPr>
          <w:ilvl w:val="1"/>
          <w:numId w:val="19"/>
        </w:numPr>
        <w:pBdr>
          <w:top w:val="nil"/>
          <w:left w:val="nil"/>
          <w:bottom w:val="nil"/>
          <w:right w:val="nil"/>
          <w:between w:val="nil"/>
        </w:pBdr>
        <w:rPr>
          <w:del w:id="694" w:author="Joey Comeaux" w:date="2026-02-24T14:28:00Z" w16du:dateUtc="2026-02-24T21:28:00Z"/>
          <w:color w:val="000000"/>
        </w:rPr>
      </w:pPr>
      <w:del w:id="695" w:author="Joey Comeaux" w:date="2026-02-24T14:28:00Z" w16du:dateUtc="2026-02-24T21:28:00Z">
        <w:r w:rsidDel="00A84686">
          <w:delText>Test each piece of the ETL separately</w:delText>
        </w:r>
      </w:del>
    </w:p>
    <w:p w14:paraId="00000167" w14:textId="4A083EC0" w:rsidR="00AD2385" w:rsidDel="00A84686" w:rsidRDefault="00000000">
      <w:pPr>
        <w:numPr>
          <w:ilvl w:val="1"/>
          <w:numId w:val="19"/>
        </w:numPr>
        <w:pBdr>
          <w:top w:val="nil"/>
          <w:left w:val="nil"/>
          <w:bottom w:val="nil"/>
          <w:right w:val="nil"/>
          <w:between w:val="nil"/>
        </w:pBdr>
        <w:rPr>
          <w:del w:id="696" w:author="Joey Comeaux" w:date="2026-02-24T14:28:00Z" w16du:dateUtc="2026-02-24T21:28:00Z"/>
        </w:rPr>
      </w:pPr>
      <w:del w:id="697" w:author="Joey Comeaux" w:date="2026-02-24T14:28:00Z" w16du:dateUtc="2026-02-24T21:28:00Z">
        <w:r w:rsidDel="00A84686">
          <w:delText>Test suite implementation</w:delText>
        </w:r>
      </w:del>
    </w:p>
    <w:p w14:paraId="00000168" w14:textId="201223DF" w:rsidR="00AD2385" w:rsidDel="00A84686" w:rsidRDefault="00000000">
      <w:pPr>
        <w:numPr>
          <w:ilvl w:val="1"/>
          <w:numId w:val="19"/>
        </w:numPr>
        <w:pBdr>
          <w:top w:val="nil"/>
          <w:left w:val="nil"/>
          <w:bottom w:val="nil"/>
          <w:right w:val="nil"/>
          <w:between w:val="nil"/>
        </w:pBdr>
        <w:rPr>
          <w:del w:id="698" w:author="Joey Comeaux" w:date="2026-02-24T14:28:00Z" w16du:dateUtc="2026-02-24T21:28:00Z"/>
        </w:rPr>
      </w:pPr>
      <w:del w:id="699" w:author="Joey Comeaux" w:date="2026-02-24T14:28:00Z" w16du:dateUtc="2026-02-24T21:28:00Z">
        <w:r w:rsidDel="00A84686">
          <w:delText>Validate worked</w:delText>
        </w:r>
      </w:del>
    </w:p>
    <w:p w14:paraId="00000169" w14:textId="05852A43" w:rsidR="00AD2385" w:rsidDel="00A84686" w:rsidRDefault="00000000">
      <w:pPr>
        <w:numPr>
          <w:ilvl w:val="1"/>
          <w:numId w:val="19"/>
        </w:numPr>
        <w:pBdr>
          <w:top w:val="nil"/>
          <w:left w:val="nil"/>
          <w:bottom w:val="nil"/>
          <w:right w:val="nil"/>
          <w:between w:val="nil"/>
        </w:pBdr>
        <w:rPr>
          <w:del w:id="700" w:author="Joey Comeaux" w:date="2026-02-24T14:28:00Z" w16du:dateUtc="2026-02-24T21:28:00Z"/>
        </w:rPr>
      </w:pPr>
      <w:del w:id="701" w:author="Joey Comeaux" w:date="2026-02-24T14:28:00Z" w16du:dateUtc="2026-02-24T21:28:00Z">
        <w:r w:rsidDel="00A84686">
          <w:delText>Commit any changes to GitHub</w:delText>
        </w:r>
      </w:del>
    </w:p>
    <w:p w14:paraId="0000016A" w14:textId="4F65B714" w:rsidR="00AD2385" w:rsidDel="00A84686" w:rsidRDefault="00000000">
      <w:pPr>
        <w:numPr>
          <w:ilvl w:val="2"/>
          <w:numId w:val="19"/>
        </w:numPr>
        <w:pBdr>
          <w:top w:val="nil"/>
          <w:left w:val="nil"/>
          <w:bottom w:val="nil"/>
          <w:right w:val="nil"/>
          <w:between w:val="nil"/>
        </w:pBdr>
        <w:rPr>
          <w:del w:id="702" w:author="Joey Comeaux" w:date="2026-02-24T14:28:00Z" w16du:dateUtc="2026-02-24T21:28:00Z"/>
        </w:rPr>
      </w:pPr>
      <w:del w:id="703" w:author="Joey Comeaux" w:date="2026-02-24T14:28:00Z" w16du:dateUtc="2026-02-24T21:28:00Z">
        <w:r w:rsidDel="00A84686">
          <w:delText>If no changes and works locally, go through the same steps on production.</w:delText>
        </w:r>
      </w:del>
    </w:p>
    <w:p w14:paraId="0000016B" w14:textId="77777777" w:rsidR="00AD2385" w:rsidRDefault="00000000">
      <w:pPr>
        <w:pStyle w:val="Heading3"/>
      </w:pPr>
      <w:bookmarkStart w:id="704" w:name="_heading=h.2grqrue" w:colFirst="0" w:colLast="0"/>
      <w:bookmarkEnd w:id="704"/>
      <w:r>
        <w:t xml:space="preserve">Maintenance Server </w:t>
      </w:r>
      <w:sdt>
        <w:sdtPr>
          <w:tag w:val="goog_rdk_16"/>
          <w:id w:val="-574419520"/>
        </w:sdtPr>
        <w:sdtContent/>
      </w:sdt>
      <w:r>
        <w:t>FTP and CDOS SFTP</w:t>
      </w:r>
    </w:p>
    <w:p w14:paraId="0000016C" w14:textId="77777777" w:rsidR="00AD2385" w:rsidRDefault="00000000">
      <w:pPr>
        <w:rPr>
          <w:b/>
          <w:bCs/>
          <w:u w:val="single"/>
        </w:rPr>
      </w:pPr>
      <w:r>
        <w:rPr>
          <w:b/>
          <w:bCs/>
          <w:u w:val="single"/>
        </w:rPr>
        <w:t>CDOS SFTP</w:t>
      </w:r>
    </w:p>
    <w:p w14:paraId="0000016D" w14:textId="73491473" w:rsidR="00AD2385" w:rsidDel="007C146B" w:rsidRDefault="00000000">
      <w:pPr>
        <w:rPr>
          <w:del w:id="705" w:author="Joey Comeaux" w:date="2026-03-03T16:52:00Z" w16du:dateUtc="2026-03-03T23:52:00Z"/>
        </w:rPr>
      </w:pPr>
      <w:del w:id="706" w:author="Joey Comeaux" w:date="2026-03-03T16:52:00Z" w16du:dateUtc="2026-03-03T23:52:00Z">
        <w:r w:rsidDel="007C146B">
          <w:delText xml:space="preserve">In year 5 of the program, we started using the CDOS SFTP as a way to allow agencies from any location to send us data in a way that allows us to access it by the Maintenance Server. The primary </w:delText>
        </w:r>
      </w:del>
      <w:customXmlDelRangeStart w:id="707" w:author="Joey Comeaux" w:date="2026-03-03T16:52:00Z"/>
      <w:sdt>
        <w:sdtPr>
          <w:tag w:val="goog_rdk_17"/>
          <w:id w:val="1226347377"/>
        </w:sdtPr>
        <w:sdtContent>
          <w:customXmlDelRangeEnd w:id="707"/>
          <w:commentRangeStart w:id="708"/>
          <w:customXmlDelRangeStart w:id="709" w:author="Joey Comeaux" w:date="2026-03-03T16:52:00Z"/>
        </w:sdtContent>
      </w:sdt>
      <w:customXmlDelRangeEnd w:id="709"/>
      <w:del w:id="710" w:author="Joey Comeaux" w:date="2026-03-03T16:52:00Z" w16du:dateUtc="2026-03-03T23:52:00Z">
        <w:r w:rsidDel="007C146B">
          <w:delText xml:space="preserve">Reason </w:delText>
        </w:r>
        <w:commentRangeEnd w:id="708"/>
        <w:r w:rsidR="00BF584B" w:rsidDel="007C146B">
          <w:rPr>
            <w:rStyle w:val="CommentReference"/>
            <w:sz w:val="22"/>
            <w:szCs w:val="22"/>
          </w:rPr>
          <w:commentReference w:id="708"/>
        </w:r>
        <w:r w:rsidDel="007C146B">
          <w:delText>for this is because in Year 1-4 the Firewall Change Request was the #1 barrier to setting up automation. This issue still is at the root of some of the manual monthly updates. Ironically the other manual monthlies are currently failing in the CDOS SFTP solution. So, really this is the entire crux of the data migration paradigm.</w:delText>
        </w:r>
      </w:del>
    </w:p>
    <w:p w14:paraId="0000016E" w14:textId="638AB0BE" w:rsidR="00AD2385" w:rsidRDefault="007576F8">
      <w:ins w:id="711" w:author="Joey Comeaux" w:date="2026-03-03T17:03:00Z">
        <w:r w:rsidRPr="007576F8">
          <w:t xml:space="preserve">As of June 2024, the Secretary of State’s office restricts the CDOS SFTP server exclusively to CDOS datasets. All other data transfers have been migrated to alternative platforms, such as the OIT MOVEit server. Because access to the </w:t>
        </w:r>
      </w:ins>
      <w:ins w:id="712" w:author="Joey Comeaux" w:date="2026-03-03T17:03:00Z" w16du:dateUtc="2026-03-04T00:03:00Z">
        <w:r>
          <w:t>CD</w:t>
        </w:r>
      </w:ins>
      <w:ins w:id="713" w:author="Joey Comeaux" w:date="2026-03-03T17:04:00Z" w16du:dateUtc="2026-03-04T00:04:00Z">
        <w:r>
          <w:t xml:space="preserve">OS FTP </w:t>
        </w:r>
      </w:ins>
      <w:ins w:id="714" w:author="Joey Comeaux" w:date="2026-03-03T17:03:00Z">
        <w:r w:rsidRPr="007576F8">
          <w:t xml:space="preserve"> server is restricted via an allowlist, any new IP addresses must be approved by Joe Bianchi (Joe.Bianchi@coloradosos.gov). Users </w:t>
        </w:r>
        <w:r w:rsidRPr="007576F8">
          <w:lastRenderedPageBreak/>
          <w:t xml:space="preserve">accessing the </w:t>
        </w:r>
        <w:r w:rsidRPr="007576F8">
          <w:rPr>
            <w:b/>
            <w:bCs/>
          </w:rPr>
          <w:t>xenbic@ftps.sos.state.co.us</w:t>
        </w:r>
        <w:r w:rsidRPr="007576F8">
          <w:t xml:space="preserve"> account from local machines should note that dynamic IP changes will require updated allowlist requests.</w:t>
        </w:r>
      </w:ins>
      <w:ins w:id="715" w:author="Joey Comeaux" w:date="2026-03-03T17:04:00Z" w16du:dateUtc="2026-03-04T00:04:00Z">
        <w:r>
          <w:t xml:space="preserve">  The password for the xenbic account needs </w:t>
        </w:r>
      </w:ins>
      <w:ins w:id="716" w:author="Joey Comeaux" w:date="2026-03-03T17:05:00Z" w16du:dateUtc="2026-03-04T00:05:00Z">
        <w:r>
          <w:t>to be changed the 1</w:t>
        </w:r>
        <w:r w:rsidRPr="007576F8">
          <w:rPr>
            <w:vertAlign w:val="superscript"/>
            <w:rPrChange w:id="717" w:author="Joey Comeaux" w:date="2026-03-03T17:05:00Z" w16du:dateUtc="2026-03-04T00:05:00Z">
              <w:rPr/>
            </w:rPrChange>
          </w:rPr>
          <w:t>st</w:t>
        </w:r>
        <w:r>
          <w:t xml:space="preserve"> week of January.  </w:t>
        </w:r>
      </w:ins>
      <w:r>
        <w:t xml:space="preserve">Any password change process is documented </w:t>
      </w:r>
      <w:hyperlink r:id="rId47">
        <w:r w:rsidR="00AD2385">
          <w:rPr>
            <w:color w:val="1155CC"/>
            <w:u w:val="single"/>
          </w:rPr>
          <w:t>here</w:t>
        </w:r>
      </w:hyperlink>
      <w:r>
        <w:t>.</w:t>
      </w:r>
    </w:p>
    <w:p w14:paraId="0000016F" w14:textId="77777777" w:rsidR="00AD2385" w:rsidRDefault="00AD2385"/>
    <w:p w14:paraId="00000170" w14:textId="4A315882" w:rsidR="00AD2385" w:rsidDel="007C146B" w:rsidRDefault="00000000">
      <w:pPr>
        <w:rPr>
          <w:del w:id="718" w:author="Joey Comeaux" w:date="2026-03-03T16:54:00Z" w16du:dateUtc="2026-03-03T23:54:00Z"/>
        </w:rPr>
      </w:pPr>
      <w:del w:id="719" w:author="Joey Comeaux" w:date="2026-03-03T16:54:00Z" w16du:dateUtc="2026-03-03T23:54:00Z">
        <w:r w:rsidDel="007C146B">
          <w:delText xml:space="preserve">CDOS SFTP is partitioned from the rest of CDOS IT, so if the sftp is compromised by </w:delText>
        </w:r>
        <w:commentRangeStart w:id="720"/>
        <w:r w:rsidDel="007C146B">
          <w:delText>malicious</w:delText>
        </w:r>
      </w:del>
      <w:commentRangeEnd w:id="720"/>
      <w:r w:rsidR="002E691C">
        <w:rPr>
          <w:rStyle w:val="CommentReference"/>
          <w:sz w:val="22"/>
          <w:szCs w:val="22"/>
        </w:rPr>
        <w:commentReference w:id="720"/>
      </w:r>
      <w:del w:id="721" w:author="Joey Comeaux" w:date="2026-03-03T16:54:00Z" w16du:dateUtc="2026-03-03T23:54:00Z">
        <w:r w:rsidDel="007C146B">
          <w:delText xml:space="preserve"> files from a data provider, it is siloed and passwords can be changed. The intent of the design is to have the data repository (CDOS SFTP) separate from the maintenance area. </w:delText>
        </w:r>
      </w:del>
    </w:p>
    <w:p w14:paraId="00000171" w14:textId="621D47AB" w:rsidR="00AD2385" w:rsidDel="007C146B" w:rsidRDefault="00AD2385">
      <w:pPr>
        <w:rPr>
          <w:del w:id="722" w:author="Joey Comeaux" w:date="2026-03-03T16:54:00Z" w16du:dateUtc="2026-03-03T23:54:00Z"/>
        </w:rPr>
      </w:pPr>
    </w:p>
    <w:p w14:paraId="00000172" w14:textId="77777777" w:rsidR="00AD2385" w:rsidRDefault="00000000">
      <w:pPr>
        <w:rPr>
          <w:b/>
          <w:bCs/>
          <w:u w:val="single"/>
        </w:rPr>
      </w:pPr>
      <w:r>
        <w:rPr>
          <w:b/>
          <w:bCs/>
          <w:u w:val="single"/>
        </w:rPr>
        <w:t>Maintenance Server FTP</w:t>
      </w:r>
    </w:p>
    <w:p w14:paraId="00000173" w14:textId="1C27C2BC" w:rsidR="00AD2385" w:rsidDel="007576F8" w:rsidRDefault="00000000">
      <w:pPr>
        <w:rPr>
          <w:del w:id="723" w:author="Joey Comeaux" w:date="2026-03-03T17:06:00Z" w16du:dateUtc="2026-03-04T00:06:00Z"/>
        </w:rPr>
      </w:pPr>
      <w:del w:id="724" w:author="Joey Comeaux" w:date="2026-03-03T17:06:00Z" w16du:dateUtc="2026-03-04T00:06:00Z">
        <w:r w:rsidDel="007576F8">
          <w:delText xml:space="preserve">This FTP is set up and maintained by BIC staff on the maintenance server. It is only currently being utilized by </w:delText>
        </w:r>
      </w:del>
      <w:customXmlDelRangeStart w:id="725" w:author="Joey Comeaux" w:date="2026-03-03T17:06:00Z"/>
      <w:sdt>
        <w:sdtPr>
          <w:tag w:val="goog_rdk_18"/>
          <w:id w:val="1841284833"/>
        </w:sdtPr>
        <w:sdtContent>
          <w:customXmlDelRangeEnd w:id="725"/>
          <w:customXmlDelRangeStart w:id="726" w:author="Joey Comeaux" w:date="2026-03-03T17:06:00Z"/>
        </w:sdtContent>
      </w:sdt>
      <w:customXmlDelRangeEnd w:id="726"/>
      <w:del w:id="727" w:author="Joey Comeaux" w:date="2026-03-03T17:06:00Z" w16du:dateUtc="2026-03-04T00:06:00Z">
        <w:r w:rsidDel="007576F8">
          <w:delText xml:space="preserve">DORA, and long term should be deprecated. In the meantime, the passwords are required to be reset every 90 days, and that process is detailed </w:delText>
        </w:r>
        <w:r w:rsidR="00AD2385" w:rsidDel="007576F8">
          <w:fldChar w:fldCharType="begin"/>
        </w:r>
        <w:r w:rsidR="00AD2385" w:rsidDel="007576F8">
          <w:delInstrText>HYPERLINK "https://github.com/GoCodeColorado/bic_etl/blob/production/documentation/password_management.md" \h</w:delInstrText>
        </w:r>
        <w:r w:rsidR="00AD2385" w:rsidDel="007576F8">
          <w:fldChar w:fldCharType="separate"/>
        </w:r>
        <w:r w:rsidR="00AD2385" w:rsidDel="007576F8">
          <w:rPr>
            <w:color w:val="1155CC"/>
            <w:u w:val="single"/>
          </w:rPr>
          <w:delText>here</w:delText>
        </w:r>
        <w:r w:rsidR="00AD2385" w:rsidDel="007576F8">
          <w:fldChar w:fldCharType="end"/>
        </w:r>
        <w:r w:rsidDel="007576F8">
          <w:delText>.</w:delText>
        </w:r>
      </w:del>
    </w:p>
    <w:p w14:paraId="00000174" w14:textId="77777777" w:rsidR="00AD2385" w:rsidRDefault="00000000">
      <w:pPr>
        <w:pStyle w:val="Heading3"/>
      </w:pPr>
      <w:bookmarkStart w:id="728" w:name="_heading=h.vx1227" w:colFirst="0" w:colLast="0"/>
      <w:bookmarkEnd w:id="728"/>
      <w:r>
        <w:t>Maintenance Server Push or Pull Related to Password Reset</w:t>
      </w:r>
    </w:p>
    <w:p w14:paraId="00000175" w14:textId="0256F93A" w:rsidR="00AD2385" w:rsidDel="007576F8" w:rsidRDefault="00000000">
      <w:pPr>
        <w:rPr>
          <w:del w:id="729" w:author="Joey Comeaux" w:date="2026-03-03T17:07:00Z" w16du:dateUtc="2026-03-04T00:07:00Z"/>
        </w:rPr>
      </w:pPr>
      <w:del w:id="730" w:author="Joey Comeaux" w:date="2026-03-03T17:07:00Z" w16du:dateUtc="2026-03-04T00:07:00Z">
        <w:r w:rsidDel="007576F8">
          <w:delText xml:space="preserve">Major distinction is which server is initiating the call. If our Maintenance Server is initiating the call, then we need to get a new password (CDOS). If our Maintenance Server is receiving the call, then we need to give a new password (DORA). Those processes are documented </w:delText>
        </w:r>
        <w:r w:rsidR="00AD2385" w:rsidDel="007576F8">
          <w:fldChar w:fldCharType="begin"/>
        </w:r>
        <w:r w:rsidR="00AD2385" w:rsidDel="007576F8">
          <w:delInstrText>HYPERLINK "https://github.com/GoCodeColorado/bic_etl/blob/production/documentation/password_management.md" \h</w:delInstrText>
        </w:r>
        <w:r w:rsidR="00AD2385" w:rsidDel="007576F8">
          <w:fldChar w:fldCharType="separate"/>
        </w:r>
        <w:r w:rsidR="00AD2385" w:rsidDel="007576F8">
          <w:rPr>
            <w:color w:val="1155CC"/>
            <w:u w:val="single"/>
          </w:rPr>
          <w:delText>here</w:delText>
        </w:r>
        <w:r w:rsidR="00AD2385" w:rsidDel="007576F8">
          <w:fldChar w:fldCharType="end"/>
        </w:r>
        <w:r w:rsidDel="007576F8">
          <w:delText>.</w:delText>
        </w:r>
      </w:del>
    </w:p>
    <w:p w14:paraId="00000176" w14:textId="77777777" w:rsidR="00AD2385" w:rsidRDefault="00000000">
      <w:pPr>
        <w:pStyle w:val="Heading3"/>
      </w:pPr>
      <w:bookmarkStart w:id="731" w:name="_heading=h.3fwokq0" w:colFirst="0" w:colLast="0"/>
      <w:bookmarkEnd w:id="731"/>
      <w:r>
        <w:t>Socrata Password Reset Process</w:t>
      </w:r>
    </w:p>
    <w:p w14:paraId="00000177" w14:textId="77777777" w:rsidR="00AD2385" w:rsidRDefault="00000000">
      <w:r>
        <w:t xml:space="preserve">The password to Socrata is the critical component for the load. It does not need to be changed on a schedule, but the process to update it is detailed </w:t>
      </w:r>
      <w:hyperlink r:id="rId48">
        <w:r w:rsidR="00AD2385">
          <w:rPr>
            <w:color w:val="1155CC"/>
            <w:u w:val="single"/>
          </w:rPr>
          <w:t>here</w:t>
        </w:r>
      </w:hyperlink>
      <w:r>
        <w:t>.</w:t>
      </w:r>
    </w:p>
    <w:p w14:paraId="00000178" w14:textId="17E9CB37" w:rsidR="00AD2385" w:rsidDel="00AF4189" w:rsidRDefault="00000000">
      <w:pPr>
        <w:pStyle w:val="Heading3"/>
        <w:rPr>
          <w:del w:id="732" w:author="Joey Comeaux" w:date="2026-03-03T17:28:00Z" w16du:dateUtc="2026-03-04T00:28:00Z"/>
        </w:rPr>
      </w:pPr>
      <w:bookmarkStart w:id="733" w:name="_heading=h.1v1yuxt" w:colFirst="0" w:colLast="0"/>
      <w:bookmarkEnd w:id="733"/>
      <w:del w:id="734" w:author="Joey Comeaux" w:date="2026-03-03T17:28:00Z" w16du:dateUtc="2026-03-04T00:28:00Z">
        <w:r w:rsidDel="00AF4189">
          <w:delText>Protocols for Adding a New Agency Server to Server Connection</w:delText>
        </w:r>
      </w:del>
    </w:p>
    <w:p w14:paraId="00000179" w14:textId="4BA571AB" w:rsidR="00AD2385" w:rsidDel="00AF4189" w:rsidRDefault="00000000">
      <w:pPr>
        <w:spacing w:line="240" w:lineRule="auto"/>
        <w:rPr>
          <w:del w:id="735" w:author="Joey Comeaux" w:date="2026-03-03T17:28:00Z" w16du:dateUtc="2026-03-04T00:28:00Z"/>
        </w:rPr>
      </w:pPr>
      <w:del w:id="736" w:author="Joey Comeaux" w:date="2026-03-03T17:28:00Z" w16du:dateUtc="2026-03-04T00:28:00Z">
        <w:r w:rsidDel="00AF4189">
          <w:delText xml:space="preserve">The server to server FTP connection was only ever implemented for one agency, DORA. There are currently no plans to implement this process for another agency, but documentation for setting this process up is documented </w:delText>
        </w:r>
        <w:r w:rsidR="00AD2385" w:rsidDel="00AF4189">
          <w:fldChar w:fldCharType="begin"/>
        </w:r>
        <w:r w:rsidR="00AD2385" w:rsidDel="00AF4189">
          <w:delInstrText>HYPERLINK "https://github.com/GoCodeColorado/bic_etl/blob/production/documentation/server_to_server_connection.md" \h</w:delInstrText>
        </w:r>
        <w:r w:rsidR="00AD2385" w:rsidDel="00AF4189">
          <w:fldChar w:fldCharType="separate"/>
        </w:r>
        <w:r w:rsidR="00AD2385" w:rsidDel="00AF4189">
          <w:rPr>
            <w:color w:val="1155CC"/>
            <w:u w:val="single"/>
          </w:rPr>
          <w:delText>here</w:delText>
        </w:r>
        <w:r w:rsidR="00AD2385" w:rsidDel="00AF4189">
          <w:fldChar w:fldCharType="end"/>
        </w:r>
        <w:r w:rsidDel="00AF4189">
          <w:delText>.</w:delText>
        </w:r>
      </w:del>
    </w:p>
    <w:p w14:paraId="0000017A" w14:textId="77777777" w:rsidR="00AD2385" w:rsidRDefault="00000000">
      <w:pPr>
        <w:pStyle w:val="Heading2"/>
      </w:pPr>
      <w:r>
        <w:t>Manual Dataset ETLs Context</w:t>
      </w:r>
    </w:p>
    <w:p w14:paraId="0000017B" w14:textId="358CB03D" w:rsidR="00AD2385" w:rsidRDefault="00000000">
      <w:r>
        <w:t xml:space="preserve">Some datasets require manual updates at regular intervals. Currently these datasets only occur on a </w:t>
      </w:r>
      <w:del w:id="737" w:author="Joey Comeaux" w:date="2026-03-03T17:30:00Z" w16du:dateUtc="2026-03-04T00:30:00Z">
        <w:r w:rsidDel="00AF4189">
          <w:delText xml:space="preserve">monthly </w:delText>
        </w:r>
      </w:del>
      <w:ins w:id="738" w:author="Joey Comeaux" w:date="2026-03-03T17:30:00Z" w16du:dateUtc="2026-03-04T00:30:00Z">
        <w:r w:rsidR="00AF4189">
          <w:t xml:space="preserve">semi-annual </w:t>
        </w:r>
      </w:ins>
      <w:r>
        <w:t>and annual basis.</w:t>
      </w:r>
      <w:ins w:id="739" w:author="Joey Comeaux" w:date="2026-03-03T17:31:00Z" w16du:dateUtc="2026-03-04T00:31:00Z">
        <w:r w:rsidR="00AF4189">
          <w:t xml:space="preserve">  -&gt;  We need a central place for this.  There is a </w:t>
        </w:r>
      </w:ins>
      <w:ins w:id="740" w:author="Joey Comeaux" w:date="2026-03-03T17:36:00Z" w16du:dateUtc="2026-03-04T00:36:00Z">
        <w:r w:rsidR="00AF4189">
          <w:fldChar w:fldCharType="begin"/>
        </w:r>
        <w:r w:rsidR="00AF4189">
          <w:instrText>HYPERLINK "https://docs.google.com/spreadsheets/d/1B2PvO4Q3eegdgPKG297SUA1i_b1nj7Ltq2SBoJEDGmY/edit?gid=1178719313" \l "gid=1178719313"</w:instrText>
        </w:r>
        <w:r w:rsidR="00AF4189">
          <w:fldChar w:fldCharType="separate"/>
        </w:r>
        <w:r w:rsidR="00AF4189" w:rsidRPr="00AF4189">
          <w:rPr>
            <w:rStyle w:val="Hyperlink"/>
          </w:rPr>
          <w:t>Manual Updates</w:t>
        </w:r>
        <w:r w:rsidR="00AF4189">
          <w:fldChar w:fldCharType="end"/>
        </w:r>
        <w:r w:rsidR="00AF4189">
          <w:t xml:space="preserve"> </w:t>
        </w:r>
      </w:ins>
      <w:ins w:id="741" w:author="Joey Comeaux" w:date="2026-03-03T17:31:00Z" w16du:dateUtc="2026-03-04T00:31:00Z">
        <w:r w:rsidR="00AF4189">
          <w:t xml:space="preserve">tab in the dataset tracker for this, but I am not certain if this maintained. </w:t>
        </w:r>
      </w:ins>
    </w:p>
    <w:p w14:paraId="0000017C" w14:textId="77777777" w:rsidR="00AD2385" w:rsidRDefault="00000000">
      <w:pPr>
        <w:pStyle w:val="Heading3"/>
      </w:pPr>
      <w:bookmarkStart w:id="742" w:name="_heading=h.4f1mdlm" w:colFirst="0" w:colLast="0"/>
      <w:bookmarkEnd w:id="742"/>
      <w:r>
        <w:t>Update Cycles</w:t>
      </w:r>
    </w:p>
    <w:p w14:paraId="0000017D" w14:textId="567E9CB6" w:rsidR="00AD2385" w:rsidRDefault="00000000">
      <w:r>
        <w:t xml:space="preserve">The annual manual update cycle typically takes place </w:t>
      </w:r>
      <w:del w:id="743" w:author="Joey Comeaux" w:date="2026-03-03T17:36:00Z" w16du:dateUtc="2026-03-04T00:36:00Z">
        <w:r w:rsidDel="00AF4189">
          <w:delText>over the summer months</w:delText>
        </w:r>
      </w:del>
      <w:ins w:id="744" w:author="Joey Comeaux" w:date="2026-03-03T17:36:00Z" w16du:dateUtc="2026-03-04T00:36:00Z">
        <w:r w:rsidR="00AF4189">
          <w:t>in January and Febr</w:t>
        </w:r>
      </w:ins>
      <w:ins w:id="745" w:author="Joey Comeaux" w:date="2026-03-03T17:37:00Z" w16du:dateUtc="2026-03-04T00:37:00Z">
        <w:r w:rsidR="00AF4189">
          <w:t>uary</w:t>
        </w:r>
      </w:ins>
      <w:del w:id="746" w:author="Joey Comeaux" w:date="2026-03-03T17:37:00Z" w16du:dateUtc="2026-03-04T00:37:00Z">
        <w:r w:rsidDel="00AF4189">
          <w:delText xml:space="preserve">, when the team is less occupied with </w:delText>
        </w:r>
      </w:del>
      <w:customXmlDelRangeStart w:id="747" w:author="Joey Comeaux" w:date="2026-03-03T17:37:00Z"/>
      <w:sdt>
        <w:sdtPr>
          <w:tag w:val="goog_rdk_19"/>
          <w:id w:val="-1276177436"/>
        </w:sdtPr>
        <w:sdtContent>
          <w:customXmlDelRangeEnd w:id="747"/>
          <w:customXmlDelRangeStart w:id="748" w:author="Joey Comeaux" w:date="2026-03-03T17:37:00Z"/>
        </w:sdtContent>
      </w:sdt>
      <w:customXmlDelRangeEnd w:id="748"/>
      <w:del w:id="749" w:author="Joey Comeaux" w:date="2026-03-03T17:37:00Z" w16du:dateUtc="2026-03-04T00:37:00Z">
        <w:r w:rsidDel="00AF4189">
          <w:delText>Go Code Colorado</w:delText>
        </w:r>
      </w:del>
      <w:r>
        <w:t xml:space="preserve">. To view the datasets that need to be updated manually on an annual basis, visit the </w:t>
      </w:r>
      <w:hyperlink r:id="rId49" w:anchor="gid=323813469">
        <w:r w:rsidR="00AD2385">
          <w:rPr>
            <w:color w:val="1155CC"/>
            <w:u w:val="single"/>
          </w:rPr>
          <w:t>BIC Dataset Tracker</w:t>
        </w:r>
      </w:hyperlink>
      <w:r>
        <w:t xml:space="preserve"> and filter on the “Update Type” column in the PublishedData tab. </w:t>
      </w:r>
      <w:del w:id="750" w:author="Joey Comeaux" w:date="2026-03-03T17:37:00Z" w16du:dateUtc="2026-03-04T00:37:00Z">
        <w:r w:rsidDel="00AF4189">
          <w:delText xml:space="preserve">Some datasets, however, are listed as static. </w:delText>
        </w:r>
      </w:del>
      <w:r>
        <w:t xml:space="preserve">View the “Manual Updates” section to view update histories. </w:t>
      </w:r>
    </w:p>
    <w:p w14:paraId="0000017E" w14:textId="77777777" w:rsidR="00AD2385" w:rsidRDefault="00AD2385"/>
    <w:p w14:paraId="0000017F" w14:textId="5E9461D6" w:rsidR="00AD2385" w:rsidDel="00AF4189" w:rsidRDefault="00000000">
      <w:pPr>
        <w:rPr>
          <w:del w:id="751" w:author="Joey Comeaux" w:date="2026-03-03T17:38:00Z" w16du:dateUtc="2026-03-04T00:38:00Z"/>
        </w:rPr>
      </w:pPr>
      <w:del w:id="752" w:author="Joey Comeaux" w:date="2026-03-03T17:38:00Z" w16du:dateUtc="2026-03-04T00:38:00Z">
        <w:r w:rsidDel="00AF4189">
          <w:delText>Other datasets require monthly updates manually.</w:delText>
        </w:r>
      </w:del>
      <w:customXmlDelRangeStart w:id="753" w:author="Joey Comeaux" w:date="2026-03-03T17:38:00Z"/>
      <w:sdt>
        <w:sdtPr>
          <w:tag w:val="goog_rdk_20"/>
          <w:id w:val="1916309270"/>
        </w:sdtPr>
        <w:sdtContent>
          <w:customXmlDelRangeEnd w:id="753"/>
          <w:commentRangeStart w:id="754"/>
          <w:customXmlDelRangeStart w:id="755" w:author="Joey Comeaux" w:date="2026-03-03T17:38:00Z"/>
        </w:sdtContent>
      </w:sdt>
      <w:customXmlDelRangeEnd w:id="755"/>
      <w:customXmlDelRangeStart w:id="756" w:author="Joey Comeaux" w:date="2026-03-03T17:38:00Z"/>
      <w:sdt>
        <w:sdtPr>
          <w:tag w:val="goog_rdk_21"/>
          <w:id w:val="1864927281"/>
        </w:sdtPr>
        <w:sdtContent>
          <w:customXmlDelRangeEnd w:id="756"/>
          <w:commentRangeStart w:id="757"/>
          <w:customXmlDelRangeStart w:id="758" w:author="Joey Comeaux" w:date="2026-03-03T17:38:00Z"/>
        </w:sdtContent>
      </w:sdt>
      <w:customXmlDelRangeEnd w:id="758"/>
      <w:customXmlDelRangeStart w:id="759" w:author="Joey Comeaux" w:date="2026-03-03T17:38:00Z"/>
      <w:sdt>
        <w:sdtPr>
          <w:tag w:val="goog_rdk_22"/>
          <w:id w:val="-276450128"/>
        </w:sdtPr>
        <w:sdtContent>
          <w:customXmlDelRangeEnd w:id="759"/>
          <w:commentRangeStart w:id="760"/>
          <w:customXmlDelRangeStart w:id="761" w:author="Joey Comeaux" w:date="2026-03-03T17:38:00Z"/>
        </w:sdtContent>
      </w:sdt>
      <w:customXmlDelRangeEnd w:id="761"/>
      <w:del w:id="762" w:author="Joey Comeaux" w:date="2026-03-03T17:38:00Z" w16du:dateUtc="2026-03-04T00:38:00Z">
        <w:r w:rsidDel="00AF4189">
          <w:delText xml:space="preserve"> Follow the documentation here, in GitHub (if applicable) and in the Maintenance Framework.</w:delText>
        </w:r>
        <w:commentRangeEnd w:id="754"/>
        <w:r w:rsidR="00BF584B" w:rsidDel="00AF4189">
          <w:rPr>
            <w:rStyle w:val="CommentReference"/>
            <w:sz w:val="22"/>
            <w:szCs w:val="22"/>
          </w:rPr>
          <w:commentReference w:id="754"/>
        </w:r>
        <w:commentRangeEnd w:id="757"/>
        <w:r w:rsidDel="00AF4189">
          <w:rPr>
            <w:rStyle w:val="CommentReference"/>
            <w:sz w:val="22"/>
            <w:szCs w:val="22"/>
          </w:rPr>
          <w:commentReference w:id="757"/>
        </w:r>
        <w:commentRangeEnd w:id="760"/>
        <w:r w:rsidDel="00AF4189">
          <w:rPr>
            <w:rStyle w:val="CommentReference"/>
            <w:sz w:val="22"/>
            <w:szCs w:val="22"/>
          </w:rPr>
          <w:commentReference w:id="760"/>
        </w:r>
      </w:del>
    </w:p>
    <w:p w14:paraId="00000180" w14:textId="77777777" w:rsidR="00AD2385" w:rsidRDefault="00AD2385">
      <w:pPr>
        <w:rPr>
          <w:b/>
          <w:bCs/>
          <w:u w:val="single"/>
        </w:rPr>
      </w:pPr>
    </w:p>
    <w:p w14:paraId="00000181" w14:textId="77777777" w:rsidR="00AD2385" w:rsidRDefault="00000000">
      <w:pPr>
        <w:rPr>
          <w:b/>
          <w:bCs/>
          <w:sz w:val="24"/>
          <w:szCs w:val="24"/>
          <w:u w:val="single"/>
        </w:rPr>
      </w:pPr>
      <w:r>
        <w:rPr>
          <w:b/>
          <w:bCs/>
          <w:sz w:val="24"/>
          <w:szCs w:val="24"/>
          <w:u w:val="single"/>
        </w:rPr>
        <w:t>Previous Years efforts</w:t>
      </w:r>
    </w:p>
    <w:p w14:paraId="00000182" w14:textId="1A5D0BD0" w:rsidR="00AD2385" w:rsidRDefault="00000000">
      <w:r>
        <w:rPr>
          <w:b/>
          <w:bCs/>
        </w:rPr>
        <w:t xml:space="preserve">2015 </w:t>
      </w:r>
      <w:del w:id="763" w:author="Joey Comeaux" w:date="2026-03-03T17:38:00Z" w16du:dateUtc="2026-03-04T00:38:00Z">
        <w:r w:rsidDel="00AF4189">
          <w:delText>-</w:delText>
        </w:r>
      </w:del>
      <w:ins w:id="764" w:author="Joey Comeaux" w:date="2026-03-03T17:38:00Z" w16du:dateUtc="2026-03-04T00:38:00Z">
        <w:r w:rsidR="00AF4189">
          <w:t>–</w:t>
        </w:r>
      </w:ins>
      <w:r>
        <w:t xml:space="preserve"> F</w:t>
      </w:r>
      <w:ins w:id="765" w:author="Joey Comeaux" w:date="2026-03-03T17:38:00Z" w16du:dateUtc="2026-03-04T00:38:00Z">
        <w:r w:rsidR="00AF4189">
          <w:t>i</w:t>
        </w:r>
      </w:ins>
      <w:del w:id="766" w:author="Joey Comeaux" w:date="2026-03-03T17:38:00Z" w16du:dateUtc="2026-03-04T00:38:00Z">
        <w:r w:rsidDel="00AF4189">
          <w:delText>I</w:delText>
        </w:r>
      </w:del>
      <w:r>
        <w:t>rst year we did maintenance, we used it to clean up metadata and verify all datasets were being updated appropriately using the automated system</w:t>
      </w:r>
    </w:p>
    <w:p w14:paraId="00000183" w14:textId="77777777" w:rsidR="00AD2385" w:rsidRDefault="00AD2385">
      <w:hyperlink r:id="rId50" w:anchor="gid=0">
        <w:r>
          <w:rPr>
            <w:color w:val="1155CC"/>
            <w:u w:val="single"/>
          </w:rPr>
          <w:t>QA process checklist.</w:t>
        </w:r>
      </w:hyperlink>
      <w:r>
        <w:t xml:space="preserve"> The workflow used in the QA checklist is outlined in this doc </w:t>
      </w:r>
      <w:hyperlink r:id="rId51">
        <w:r>
          <w:rPr>
            <w:color w:val="1155CC"/>
            <w:u w:val="single"/>
          </w:rPr>
          <w:t>Workflow and Errors Fix</w:t>
        </w:r>
      </w:hyperlink>
      <w:r>
        <w:t xml:space="preserve">. The important takeaway is that there are various ways we can use this ‘annual manual’ exercise to beef up our quality control measures. For brainstorming, we considered the idea of producing a </w:t>
      </w:r>
      <w:hyperlink r:id="rId52" w:anchor="gid=0">
        <w:r>
          <w:rPr>
            <w:color w:val="1155CC"/>
            <w:u w:val="single"/>
          </w:rPr>
          <w:t>unique values list</w:t>
        </w:r>
      </w:hyperlink>
      <w:r>
        <w:t xml:space="preserve"> for all datasets with text fields of interest. This is also where the idea of the </w:t>
      </w:r>
      <w:hyperlink r:id="rId53" w:anchor="gid=0">
        <w:r>
          <w:rPr>
            <w:color w:val="1155CC"/>
            <w:u w:val="single"/>
          </w:rPr>
          <w:t>maintenance log</w:t>
        </w:r>
      </w:hyperlink>
      <w:r>
        <w:t xml:space="preserve"> was born, but not fleshed out or built beyond a skeleton.</w:t>
      </w:r>
    </w:p>
    <w:p w14:paraId="00000184" w14:textId="77777777" w:rsidR="00AD2385" w:rsidRDefault="00AD2385"/>
    <w:p w14:paraId="00000185" w14:textId="77777777" w:rsidR="00AD2385" w:rsidRDefault="00000000">
      <w:r>
        <w:rPr>
          <w:b/>
          <w:bCs/>
        </w:rPr>
        <w:t xml:space="preserve">2016 </w:t>
      </w:r>
      <w:r>
        <w:t xml:space="preserve">- Much more mature data maintenance effort was intended, but looks like we didn’t do any QA work this year, and spent the majority of this effort just updating manual datasets. We used the first (and last) version of the </w:t>
      </w:r>
      <w:hyperlink r:id="rId54" w:anchor="gid=2031690427">
        <w:r w:rsidR="00AD2385">
          <w:rPr>
            <w:color w:val="1155CC"/>
            <w:u w:val="single"/>
          </w:rPr>
          <w:t>Maintenance Scorecard</w:t>
        </w:r>
      </w:hyperlink>
      <w:r>
        <w:t xml:space="preserve">, and also this was the year that the </w:t>
      </w:r>
      <w:hyperlink r:id="rId55">
        <w:r w:rsidR="00AD2385">
          <w:rPr>
            <w:color w:val="1155CC"/>
            <w:u w:val="single"/>
          </w:rPr>
          <w:t>Maintenance Plan</w:t>
        </w:r>
      </w:hyperlink>
      <w:r>
        <w:t xml:space="preserve"> was born. This was also the first year for the </w:t>
      </w:r>
      <w:hyperlink r:id="rId56" w:anchor="gid=1011960033">
        <w:r w:rsidR="00AD2385">
          <w:rPr>
            <w:color w:val="1155CC"/>
            <w:u w:val="single"/>
          </w:rPr>
          <w:t>Socrata Ticket Tracker</w:t>
        </w:r>
      </w:hyperlink>
      <w:r>
        <w:t xml:space="preserve"> log.</w:t>
      </w:r>
    </w:p>
    <w:p w14:paraId="00000186" w14:textId="77777777" w:rsidR="00AD2385" w:rsidRDefault="00AD2385"/>
    <w:p w14:paraId="00000187" w14:textId="77777777" w:rsidR="00AD2385" w:rsidRDefault="00000000">
      <w:r>
        <w:rPr>
          <w:b/>
          <w:bCs/>
        </w:rPr>
        <w:t xml:space="preserve">2017 </w:t>
      </w:r>
      <w:r>
        <w:t xml:space="preserve">- Still using the </w:t>
      </w:r>
      <w:hyperlink r:id="rId57">
        <w:r w:rsidR="00AD2385">
          <w:rPr>
            <w:color w:val="1155CC"/>
            <w:u w:val="single"/>
          </w:rPr>
          <w:t>Socrata Ticket Tracker</w:t>
        </w:r>
      </w:hyperlink>
      <w:r>
        <w:t xml:space="preserve"> log. We started documentation on </w:t>
      </w:r>
      <w:hyperlink r:id="rId58">
        <w:r w:rsidR="00AD2385">
          <w:rPr>
            <w:color w:val="1155CC"/>
            <w:u w:val="single"/>
          </w:rPr>
          <w:t>metadata change requirements</w:t>
        </w:r>
      </w:hyperlink>
      <w:r>
        <w:t xml:space="preserve"> to accompany updates. This </w:t>
      </w:r>
      <w:hyperlink r:id="rId59">
        <w:r w:rsidR="00AD2385">
          <w:rPr>
            <w:color w:val="1155CC"/>
            <w:u w:val="single"/>
          </w:rPr>
          <w:t>one page document</w:t>
        </w:r>
      </w:hyperlink>
      <w:r>
        <w:t xml:space="preserve"> requested by the CDO gives an overview of what is required to update each data set.</w:t>
      </w:r>
    </w:p>
    <w:p w14:paraId="00000188" w14:textId="77777777" w:rsidR="00AD2385" w:rsidRDefault="00AD2385"/>
    <w:p w14:paraId="00000189" w14:textId="77777777" w:rsidR="00AD2385" w:rsidRDefault="00000000">
      <w:r>
        <w:rPr>
          <w:b/>
          <w:bCs/>
        </w:rPr>
        <w:t xml:space="preserve">2018 </w:t>
      </w:r>
      <w:r>
        <w:t>- Requirements for 2018 maintenance update process</w:t>
      </w:r>
    </w:p>
    <w:p w14:paraId="0000018A" w14:textId="77777777" w:rsidR="00AD2385" w:rsidRDefault="00000000">
      <w:pPr>
        <w:numPr>
          <w:ilvl w:val="0"/>
          <w:numId w:val="12"/>
        </w:numPr>
      </w:pPr>
      <w:r>
        <w:t>Place to keep track of details related to each specific agency - Where does the incoming data go? Who sends out emails to whom? What agencies are automated and what are the notes that go along with their setup?</w:t>
      </w:r>
    </w:p>
    <w:p w14:paraId="0000018B" w14:textId="77777777" w:rsidR="00AD2385" w:rsidRDefault="00000000">
      <w:pPr>
        <w:numPr>
          <w:ilvl w:val="0"/>
          <w:numId w:val="12"/>
        </w:numPr>
      </w:pPr>
      <w:r>
        <w:t>QA checklist - what QA items do we need to do each year, how do we document it so there is a record of the process? Will need to have a manual to go along with this spreadsheet (likely).</w:t>
      </w:r>
    </w:p>
    <w:p w14:paraId="0000018C" w14:textId="77777777" w:rsidR="00AD2385" w:rsidRDefault="00000000">
      <w:pPr>
        <w:numPr>
          <w:ilvl w:val="0"/>
          <w:numId w:val="12"/>
        </w:numPr>
      </w:pPr>
      <w:r>
        <w:t>Temporal record of maintenance? How do we know that we successfully updated these things each year? Can we retroactively fill out columns with initials of who ‘owned’ the update for each year?</w:t>
      </w:r>
    </w:p>
    <w:p w14:paraId="0000018D" w14:textId="77777777" w:rsidR="00AD2385" w:rsidRDefault="00000000">
      <w:pPr>
        <w:numPr>
          <w:ilvl w:val="0"/>
          <w:numId w:val="12"/>
        </w:numPr>
      </w:pPr>
      <w:r>
        <w:t>Maintenance log and changelog - how do we keep track of the little things that change year to year? Ie this field header changed, stuff like that.</w:t>
      </w:r>
    </w:p>
    <w:p w14:paraId="0000018E" w14:textId="77777777" w:rsidR="00AD2385" w:rsidRDefault="00AD2385"/>
    <w:p w14:paraId="0000018F" w14:textId="77777777" w:rsidR="00AD2385" w:rsidRDefault="00000000">
      <w:r>
        <w:rPr>
          <w:b/>
          <w:bCs/>
        </w:rPr>
        <w:t xml:space="preserve">2019 - </w:t>
      </w:r>
      <w:r>
        <w:t>Manual Update cycle mostly complete</w:t>
      </w:r>
    </w:p>
    <w:p w14:paraId="00000190" w14:textId="77777777" w:rsidR="00AD2385" w:rsidRDefault="00AD2385"/>
    <w:p w14:paraId="00000191" w14:textId="77777777" w:rsidR="00AD2385" w:rsidRDefault="00000000">
      <w:r>
        <w:rPr>
          <w:b/>
          <w:bCs/>
        </w:rPr>
        <w:t xml:space="preserve">2020 - </w:t>
      </w:r>
      <w:r>
        <w:t xml:space="preserve">Heavy effort made to utilize the </w:t>
      </w:r>
      <w:hyperlink r:id="rId60">
        <w:r w:rsidR="00AD2385">
          <w:rPr>
            <w:color w:val="1155CC"/>
            <w:u w:val="single"/>
          </w:rPr>
          <w:t>Maintenance Trello board</w:t>
        </w:r>
      </w:hyperlink>
      <w:r>
        <w:t xml:space="preserve"> to organize manual updates. Efforts made to improve documentation for manual datasets on the bic_etl github.</w:t>
      </w:r>
    </w:p>
    <w:p w14:paraId="00000192" w14:textId="77777777" w:rsidR="00AD2385" w:rsidRDefault="00AD2385">
      <w:pPr>
        <w:rPr>
          <w:b/>
          <w:bCs/>
          <w:u w:val="single"/>
        </w:rPr>
      </w:pPr>
    </w:p>
    <w:p w14:paraId="00000193" w14:textId="77777777" w:rsidR="00AD2385" w:rsidRDefault="00AD2385"/>
    <w:p w14:paraId="00000194" w14:textId="77777777" w:rsidR="00AD2385" w:rsidRDefault="00000000">
      <w:pPr>
        <w:rPr>
          <w:ins w:id="767" w:author="Joey Comeaux" w:date="2026-03-03T17:39:00Z" w16du:dateUtc="2026-03-04T00:39:00Z"/>
        </w:rPr>
      </w:pPr>
      <w:sdt>
        <w:sdtPr>
          <w:tag w:val="goog_rdk_23"/>
          <w:id w:val="489934658"/>
        </w:sdtPr>
        <w:sdtContent>
          <w:commentRangeStart w:id="768"/>
        </w:sdtContent>
      </w:sdt>
      <w:r>
        <w:rPr>
          <w:b/>
          <w:bCs/>
        </w:rPr>
        <w:t xml:space="preserve">2024 </w:t>
      </w:r>
      <w:commentRangeEnd w:id="768"/>
      <w:r w:rsidR="002E691C">
        <w:rPr>
          <w:rStyle w:val="CommentReference"/>
          <w:b/>
          <w:bCs/>
          <w:sz w:val="22"/>
          <w:szCs w:val="22"/>
        </w:rPr>
        <w:commentReference w:id="768"/>
      </w:r>
      <w:r>
        <w:rPr>
          <w:b/>
          <w:bCs/>
        </w:rPr>
        <w:t xml:space="preserve">- </w:t>
      </w:r>
      <w:r>
        <w:t xml:space="preserve">Heavy effort made to reduce the errors in automated loads to CIM. </w:t>
      </w:r>
    </w:p>
    <w:p w14:paraId="6D56FE1E" w14:textId="77777777" w:rsidR="00AF4189" w:rsidRDefault="00AF4189">
      <w:pPr>
        <w:rPr>
          <w:ins w:id="769" w:author="Joey Comeaux" w:date="2026-03-03T17:39:00Z" w16du:dateUtc="2026-03-04T00:39:00Z"/>
        </w:rPr>
      </w:pPr>
    </w:p>
    <w:p w14:paraId="6B930D04" w14:textId="5BA8F3A7" w:rsidR="00AF4189" w:rsidRPr="00AF4189" w:rsidRDefault="00AF4189">
      <w:ins w:id="770" w:author="Joey Comeaux" w:date="2026-03-03T17:39:00Z" w16du:dateUtc="2026-03-04T00:39:00Z">
        <w:r w:rsidRPr="00AF4189">
          <w:rPr>
            <w:b/>
            <w:bCs/>
            <w:rPrChange w:id="771" w:author="Joey Comeaux" w:date="2026-03-03T17:39:00Z" w16du:dateUtc="2026-03-04T00:39:00Z">
              <w:rPr/>
            </w:rPrChange>
          </w:rPr>
          <w:t>2025</w:t>
        </w:r>
        <w:r>
          <w:rPr>
            <w:b/>
            <w:bCs/>
          </w:rPr>
          <w:t xml:space="preserve"> </w:t>
        </w:r>
        <w:r>
          <w:t xml:space="preserve">– Moved to new OIT server.  Efforts to remove all </w:t>
        </w:r>
      </w:ins>
      <w:ins w:id="772" w:author="Joey Comeaux" w:date="2026-03-03T17:40:00Z" w16du:dateUtc="2026-03-04T00:40:00Z">
        <w:r>
          <w:t>data cleaning and corrections from the CDOS datasets and convert all Node scripts to Python.  Major effort to sync BIC CIM data</w:t>
        </w:r>
      </w:ins>
      <w:ins w:id="773" w:author="Joey Comeaux" w:date="2026-03-03T17:41:00Z" w16du:dateUtc="2026-03-04T00:41:00Z">
        <w:r>
          <w:t xml:space="preserve">sets with </w:t>
        </w:r>
      </w:ins>
      <w:ins w:id="774" w:author="Joey Comeaux" w:date="2026-03-03T17:42:00Z" w16du:dateUtc="2026-03-04T00:42:00Z">
        <w:r>
          <w:fldChar w:fldCharType="begin"/>
        </w:r>
        <w:r>
          <w:instrText>HYPERLINK "https://docs.google.com/spreadsheets/d/1B2PvO4Q3eegdgPKG297SUA1i_b1nj7Ltq2SBoJEDGmY/edit?gid=323813469" \l "gid=323813469"</w:instrText>
        </w:r>
        <w:r>
          <w:fldChar w:fldCharType="separate"/>
        </w:r>
        <w:r w:rsidRPr="00AF4189">
          <w:rPr>
            <w:rStyle w:val="Hyperlink"/>
          </w:rPr>
          <w:t>PublishedData</w:t>
        </w:r>
        <w:r>
          <w:fldChar w:fldCharType="end"/>
        </w:r>
      </w:ins>
      <w:ins w:id="775" w:author="Joey Comeaux" w:date="2026-03-03T17:41:00Z" w16du:dateUtc="2026-03-04T00:41:00Z">
        <w:r>
          <w:t xml:space="preserve"> tabs in the Dataset Tracker. </w:t>
        </w:r>
      </w:ins>
      <w:ins w:id="776" w:author="Joey Comeaux" w:date="2026-03-03T17:44:00Z" w16du:dateUtc="2026-03-04T00:44:00Z">
        <w:r w:rsidR="002E691C">
          <w:t xml:space="preserve">  </w:t>
        </w:r>
      </w:ins>
    </w:p>
    <w:p w14:paraId="00000195" w14:textId="77777777" w:rsidR="00AD2385" w:rsidRDefault="00000000">
      <w:pPr>
        <w:pStyle w:val="Heading2"/>
      </w:pPr>
      <w:bookmarkStart w:id="777" w:name="_heading=h.19c6y18" w:colFirst="0" w:colLast="0"/>
      <w:bookmarkEnd w:id="777"/>
      <w:r>
        <w:lastRenderedPageBreak/>
        <w:t>Changes and Future Features</w:t>
      </w:r>
    </w:p>
    <w:p w14:paraId="00000196" w14:textId="77777777" w:rsidR="00AD2385" w:rsidRDefault="00000000">
      <w:r>
        <w:t xml:space="preserve">Historically, the </w:t>
      </w:r>
      <w:hyperlink r:id="rId61" w:anchor="gid=639159465">
        <w:r w:rsidR="00AD2385">
          <w:rPr>
            <w:color w:val="1155CC"/>
            <w:u w:val="single"/>
          </w:rPr>
          <w:t>Change Log &amp; SME Communication</w:t>
        </w:r>
      </w:hyperlink>
      <w:r>
        <w:t xml:space="preserve"> document tracked two processes on two tabs:</w:t>
      </w:r>
    </w:p>
    <w:p w14:paraId="00000197" w14:textId="77777777" w:rsidR="00AD2385" w:rsidRDefault="00000000">
      <w:pPr>
        <w:numPr>
          <w:ilvl w:val="0"/>
          <w:numId w:val="6"/>
        </w:numPr>
      </w:pPr>
      <w:r>
        <w:t>Maintenance Changes - Changes to maintenance operations</w:t>
      </w:r>
    </w:p>
    <w:p w14:paraId="00000198" w14:textId="77777777" w:rsidR="00AD2385" w:rsidRDefault="00000000">
      <w:pPr>
        <w:numPr>
          <w:ilvl w:val="0"/>
          <w:numId w:val="6"/>
        </w:numPr>
      </w:pPr>
      <w:r>
        <w:t>Relevant Communication - Relevant communication from SME</w:t>
      </w:r>
    </w:p>
    <w:p w14:paraId="00000199" w14:textId="77777777" w:rsidR="00AD2385" w:rsidRDefault="00AD2385"/>
    <w:p w14:paraId="0000019A" w14:textId="77777777" w:rsidR="00AD2385" w:rsidRDefault="00000000">
      <w:r>
        <w:t>Going forward, changes or future features are tracked via Jira stories and kept in the backlog until implemented.</w:t>
      </w:r>
    </w:p>
    <w:p w14:paraId="0000019B" w14:textId="77777777" w:rsidR="00AD2385" w:rsidRDefault="00000000">
      <w:pPr>
        <w:pStyle w:val="Heading3"/>
      </w:pPr>
      <w:bookmarkStart w:id="778" w:name="_heading=h.3tbugp1" w:colFirst="0" w:colLast="0"/>
      <w:bookmarkEnd w:id="778"/>
      <w:r>
        <w:t>Versioning Data</w:t>
      </w:r>
    </w:p>
    <w:p w14:paraId="0000019C" w14:textId="77777777" w:rsidR="00AD2385" w:rsidRDefault="00000000">
      <w:r>
        <w:t>Certain datasets have data that is published for a single year, each year a new dataset. These remain public and are utilized to compare year over year statistics. If a datasets model changes and we need to keep the old and new versions, you can link the datasets through CIM and cover the relevant similarities and differences in the metadata.</w:t>
      </w:r>
    </w:p>
    <w:p w14:paraId="0000019D" w14:textId="77777777" w:rsidR="00AD2385" w:rsidRDefault="00000000">
      <w:pPr>
        <w:rPr>
          <w:ins w:id="779" w:author="Joey Comeaux" w:date="2026-03-03T17:49:00Z" w16du:dateUtc="2026-03-04T00:49:00Z"/>
        </w:rPr>
      </w:pPr>
      <w:r>
        <w:t>If a dataset must be removed from the public (not done to this point), an internal archive is created. Download the raw data and bundle the relevant metadata and documentation in a folder, and zip the whole folder and place it in G-drive for the corresponding GoCode year.</w:t>
      </w:r>
    </w:p>
    <w:p w14:paraId="6C1012E9" w14:textId="77777777" w:rsidR="002E691C" w:rsidRDefault="002E691C">
      <w:pPr>
        <w:rPr>
          <w:ins w:id="780" w:author="Joey Comeaux" w:date="2026-03-03T17:49:00Z" w16du:dateUtc="2026-03-04T00:49:00Z"/>
        </w:rPr>
      </w:pPr>
    </w:p>
    <w:p w14:paraId="36A3175F" w14:textId="4412AAC3" w:rsidR="002E691C" w:rsidRDefault="002E691C">
      <w:ins w:id="781" w:author="Joey Comeaux" w:date="2026-03-03T17:49:00Z" w16du:dateUtc="2026-03-04T00:49:00Z">
        <w:r>
          <w:t xml:space="preserve">In 2026, dataset versioning was made available on Socrata by OIT.  </w:t>
        </w:r>
      </w:ins>
      <w:ins w:id="782" w:author="Joey Comeaux" w:date="2026-03-03T17:52:00Z" w16du:dateUtc="2026-03-04T00:52:00Z">
        <w:r>
          <w:t>As of March 2026,</w:t>
        </w:r>
      </w:ins>
      <w:ins w:id="783" w:author="Joey Comeaux" w:date="2026-03-03T17:50:00Z" w16du:dateUtc="2026-03-04T00:50:00Z">
        <w:r>
          <w:t xml:space="preserve"> only a select number of </w:t>
        </w:r>
      </w:ins>
      <w:ins w:id="784" w:author="Joey Comeaux" w:date="2026-03-03T17:51:00Z" w16du:dateUtc="2026-03-04T00:51:00Z">
        <w:r>
          <w:t>BIC’s datasets have versioning turned</w:t>
        </w:r>
      </w:ins>
      <w:ins w:id="785" w:author="Joey Comeaux" w:date="2026-03-03T17:52:00Z" w16du:dateUtc="2026-03-04T00:52:00Z">
        <w:r>
          <w:t xml:space="preserve"> on</w:t>
        </w:r>
      </w:ins>
      <w:ins w:id="786" w:author="Joey Comeaux" w:date="2026-03-03T17:51:00Z" w16du:dateUtc="2026-03-04T00:51:00Z">
        <w:r>
          <w:t xml:space="preserve">. </w:t>
        </w:r>
      </w:ins>
    </w:p>
    <w:p w14:paraId="0000019E" w14:textId="0EDF6030" w:rsidR="00AD2385" w:rsidDel="002E691C" w:rsidRDefault="00000000">
      <w:pPr>
        <w:pStyle w:val="Heading3"/>
        <w:rPr>
          <w:del w:id="787" w:author="Joey Comeaux" w:date="2026-03-03T17:53:00Z" w16du:dateUtc="2026-03-04T00:53:00Z"/>
        </w:rPr>
      </w:pPr>
      <w:bookmarkStart w:id="788" w:name="_heading=h.28h4qwu" w:colFirst="0" w:colLast="0"/>
      <w:bookmarkEnd w:id="788"/>
      <w:del w:id="789" w:author="Joey Comeaux" w:date="2026-03-03T17:53:00Z" w16du:dateUtc="2026-03-04T00:53:00Z">
        <w:r w:rsidDel="002E691C">
          <w:delText>Maintenance Changes</w:delText>
        </w:r>
      </w:del>
    </w:p>
    <w:p w14:paraId="0000019F" w14:textId="4D8C8747" w:rsidR="00AD2385" w:rsidDel="002E691C" w:rsidRDefault="00000000">
      <w:pPr>
        <w:rPr>
          <w:del w:id="790" w:author="Joey Comeaux" w:date="2026-03-03T17:53:00Z" w16du:dateUtc="2026-03-04T00:53:00Z"/>
        </w:rPr>
      </w:pPr>
      <w:del w:id="791" w:author="Joey Comeaux" w:date="2026-03-03T17:53:00Z" w16du:dateUtc="2026-03-04T00:53:00Z">
        <w:r w:rsidDel="002E691C">
          <w:delText>This tab contains information regarding changes to maintenance updates that are automated or manual. The following columns are in the tab:</w:delText>
        </w:r>
      </w:del>
    </w:p>
    <w:p w14:paraId="000001A0" w14:textId="4A50E221" w:rsidR="00AD2385" w:rsidDel="002E691C" w:rsidRDefault="00000000">
      <w:pPr>
        <w:numPr>
          <w:ilvl w:val="0"/>
          <w:numId w:val="10"/>
        </w:numPr>
        <w:rPr>
          <w:del w:id="792" w:author="Joey Comeaux" w:date="2026-03-03T17:53:00Z" w16du:dateUtc="2026-03-04T00:53:00Z"/>
        </w:rPr>
      </w:pPr>
      <w:del w:id="793" w:author="Joey Comeaux" w:date="2026-03-03T17:53:00Z" w16du:dateUtc="2026-03-04T00:53:00Z">
        <w:r w:rsidDel="002E691C">
          <w:delText>Start Date - Date change was initiated</w:delText>
        </w:r>
      </w:del>
    </w:p>
    <w:p w14:paraId="000001A1" w14:textId="4659C292" w:rsidR="00AD2385" w:rsidDel="002E691C" w:rsidRDefault="00000000">
      <w:pPr>
        <w:numPr>
          <w:ilvl w:val="0"/>
          <w:numId w:val="10"/>
        </w:numPr>
        <w:rPr>
          <w:del w:id="794" w:author="Joey Comeaux" w:date="2026-03-03T17:53:00Z" w16du:dateUtc="2026-03-04T00:53:00Z"/>
        </w:rPr>
      </w:pPr>
      <w:del w:id="795" w:author="Joey Comeaux" w:date="2026-03-03T17:53:00Z" w16du:dateUtc="2026-03-04T00:53:00Z">
        <w:r w:rsidDel="002E691C">
          <w:delText>Close Date - Date change was completed</w:delText>
        </w:r>
      </w:del>
    </w:p>
    <w:p w14:paraId="000001A2" w14:textId="5E0442EF" w:rsidR="00AD2385" w:rsidDel="002E691C" w:rsidRDefault="00000000">
      <w:pPr>
        <w:numPr>
          <w:ilvl w:val="0"/>
          <w:numId w:val="10"/>
        </w:numPr>
        <w:rPr>
          <w:del w:id="796" w:author="Joey Comeaux" w:date="2026-03-03T17:53:00Z" w16du:dateUtc="2026-03-04T00:53:00Z"/>
        </w:rPr>
      </w:pPr>
      <w:del w:id="797" w:author="Joey Comeaux" w:date="2026-03-03T17:53:00Z" w16du:dateUtc="2026-03-04T00:53:00Z">
        <w:r w:rsidDel="002E691C">
          <w:delText>Dataset - Dataset(s) change corresponds to</w:delText>
        </w:r>
      </w:del>
    </w:p>
    <w:p w14:paraId="000001A3" w14:textId="6ACB4C4A" w:rsidR="00AD2385" w:rsidDel="002E691C" w:rsidRDefault="00000000">
      <w:pPr>
        <w:numPr>
          <w:ilvl w:val="0"/>
          <w:numId w:val="10"/>
        </w:numPr>
        <w:rPr>
          <w:del w:id="798" w:author="Joey Comeaux" w:date="2026-03-03T17:53:00Z" w16du:dateUtc="2026-03-04T00:53:00Z"/>
        </w:rPr>
      </w:pPr>
      <w:del w:id="799" w:author="Joey Comeaux" w:date="2026-03-03T17:53:00Z" w16du:dateUtc="2026-03-04T00:53:00Z">
        <w:r w:rsidDel="002E691C">
          <w:delText>CIM 4x4 - 4x4 with link from CIM</w:delText>
        </w:r>
      </w:del>
    </w:p>
    <w:p w14:paraId="000001A4" w14:textId="25B9A102" w:rsidR="00AD2385" w:rsidDel="002E691C" w:rsidRDefault="00000000">
      <w:pPr>
        <w:numPr>
          <w:ilvl w:val="0"/>
          <w:numId w:val="10"/>
        </w:numPr>
        <w:rPr>
          <w:del w:id="800" w:author="Joey Comeaux" w:date="2026-03-03T17:53:00Z" w16du:dateUtc="2026-03-04T00:53:00Z"/>
        </w:rPr>
      </w:pPr>
      <w:del w:id="801" w:author="Joey Comeaux" w:date="2026-03-03T17:53:00Z" w16du:dateUtc="2026-03-04T00:53:00Z">
        <w:r w:rsidDel="002E691C">
          <w:delText>Agency - Agency change corresponds to</w:delText>
        </w:r>
      </w:del>
    </w:p>
    <w:p w14:paraId="000001A5" w14:textId="27BA566F" w:rsidR="00AD2385" w:rsidDel="002E691C" w:rsidRDefault="00000000">
      <w:pPr>
        <w:numPr>
          <w:ilvl w:val="0"/>
          <w:numId w:val="10"/>
        </w:numPr>
        <w:rPr>
          <w:del w:id="802" w:author="Joey Comeaux" w:date="2026-03-03T17:53:00Z" w16du:dateUtc="2026-03-04T00:53:00Z"/>
        </w:rPr>
      </w:pPr>
      <w:del w:id="803" w:author="Joey Comeaux" w:date="2026-03-03T17:53:00Z" w16du:dateUtc="2026-03-04T00:53:00Z">
        <w:r w:rsidDel="002E691C">
          <w:delText>Change Type - Type of change - see notes on column header for description</w:delText>
        </w:r>
      </w:del>
    </w:p>
    <w:p w14:paraId="000001A6" w14:textId="3EA6F557" w:rsidR="00AD2385" w:rsidDel="002E691C" w:rsidRDefault="00000000">
      <w:pPr>
        <w:numPr>
          <w:ilvl w:val="0"/>
          <w:numId w:val="10"/>
        </w:numPr>
        <w:rPr>
          <w:del w:id="804" w:author="Joey Comeaux" w:date="2026-03-03T17:53:00Z" w16du:dateUtc="2026-03-04T00:53:00Z"/>
        </w:rPr>
      </w:pPr>
      <w:del w:id="805" w:author="Joey Comeaux" w:date="2026-03-03T17:53:00Z" w16du:dateUtc="2026-03-04T00:53:00Z">
        <w:r w:rsidDel="002E691C">
          <w:delText>Change - Change to maintenance</w:delText>
        </w:r>
      </w:del>
    </w:p>
    <w:p w14:paraId="000001A7" w14:textId="0990A234" w:rsidR="00AD2385" w:rsidDel="002E691C" w:rsidRDefault="00000000">
      <w:pPr>
        <w:numPr>
          <w:ilvl w:val="0"/>
          <w:numId w:val="10"/>
        </w:numPr>
        <w:rPr>
          <w:del w:id="806" w:author="Joey Comeaux" w:date="2026-03-03T17:53:00Z" w16du:dateUtc="2026-03-04T00:53:00Z"/>
        </w:rPr>
      </w:pPr>
      <w:del w:id="807" w:author="Joey Comeaux" w:date="2026-03-03T17:53:00Z" w16du:dateUtc="2026-03-04T00:53:00Z">
        <w:r w:rsidDel="002E691C">
          <w:delText>Purpose of Change - Reason for change</w:delText>
        </w:r>
      </w:del>
    </w:p>
    <w:p w14:paraId="000001A8" w14:textId="23D186AD" w:rsidR="00AD2385" w:rsidDel="002E691C" w:rsidRDefault="00000000">
      <w:pPr>
        <w:numPr>
          <w:ilvl w:val="0"/>
          <w:numId w:val="10"/>
        </w:numPr>
        <w:rPr>
          <w:del w:id="808" w:author="Joey Comeaux" w:date="2026-03-03T17:53:00Z" w16du:dateUtc="2026-03-04T00:53:00Z"/>
        </w:rPr>
      </w:pPr>
      <w:del w:id="809" w:author="Joey Comeaux" w:date="2026-03-03T17:53:00Z" w16du:dateUtc="2026-03-04T00:53:00Z">
        <w:r w:rsidDel="002E691C">
          <w:delText>Comments - Additional, relevant comments or notes</w:delText>
        </w:r>
      </w:del>
    </w:p>
    <w:p w14:paraId="000001A9" w14:textId="77777777" w:rsidR="00AD2385" w:rsidRDefault="00AD2385">
      <w:pPr>
        <w:spacing w:after="200"/>
      </w:pPr>
    </w:p>
    <w:p w14:paraId="000001AA" w14:textId="77777777" w:rsidR="00AD2385" w:rsidRDefault="00000000">
      <w:pPr>
        <w:pStyle w:val="Heading3"/>
        <w:tabs>
          <w:tab w:val="right" w:pos="9360"/>
        </w:tabs>
        <w:spacing w:before="60" w:line="276" w:lineRule="auto"/>
        <w:rPr>
          <w:ins w:id="810" w:author="Joey Comeaux" w:date="2026-03-03T17:56:00Z" w16du:dateUtc="2026-03-04T00:56:00Z"/>
        </w:rPr>
      </w:pPr>
      <w:bookmarkStart w:id="811" w:name="_heading=h.nmf14n" w:colFirst="0" w:colLast="0"/>
      <w:bookmarkEnd w:id="811"/>
      <w:r>
        <w:t>Protocols for Adding a Field to a Dataset</w:t>
      </w:r>
    </w:p>
    <w:p w14:paraId="4853A135" w14:textId="7A74A728" w:rsidR="002E691C" w:rsidRPr="002E691C" w:rsidRDefault="002E691C">
      <w:pPr>
        <w:pPrChange w:id="812" w:author="Joey Comeaux" w:date="2026-03-03T17:56:00Z" w16du:dateUtc="2026-03-04T00:56:00Z">
          <w:pPr>
            <w:pStyle w:val="Heading3"/>
            <w:tabs>
              <w:tab w:val="right" w:pos="9360"/>
            </w:tabs>
            <w:spacing w:before="60" w:line="276" w:lineRule="auto"/>
          </w:pPr>
        </w:pPrChange>
      </w:pPr>
      <w:ins w:id="813" w:author="Joey Comeaux" w:date="2026-03-03T17:56:00Z" w16du:dateUtc="2026-03-04T00:56:00Z">
        <w:r>
          <w:t>It is not uncommon for data source to remove or add data fields from datasets, often without any notification.</w:t>
        </w:r>
      </w:ins>
      <w:ins w:id="814" w:author="Joey Comeaux" w:date="2026-03-03T17:57:00Z" w16du:dateUtc="2026-03-04T00:57:00Z">
        <w:r>
          <w:t xml:space="preserve"> The process for changing fields for a dataset is: </w:t>
        </w:r>
      </w:ins>
    </w:p>
    <w:p w14:paraId="5825300B" w14:textId="05847A14" w:rsidR="002E691C" w:rsidRDefault="002E691C" w:rsidP="002E691C">
      <w:pPr>
        <w:numPr>
          <w:ilvl w:val="0"/>
          <w:numId w:val="1"/>
        </w:numPr>
        <w:rPr>
          <w:ins w:id="815" w:author="Joey Comeaux" w:date="2026-03-03T17:55:00Z" w16du:dateUtc="2026-03-04T00:55:00Z"/>
        </w:rPr>
      </w:pPr>
      <w:ins w:id="816" w:author="Joey Comeaux" w:date="2026-03-03T17:54:00Z" w16du:dateUtc="2026-03-04T00:54:00Z">
        <w:r>
          <w:t xml:space="preserve">Update fields </w:t>
        </w:r>
      </w:ins>
      <w:ins w:id="817" w:author="Joey Comeaux" w:date="2026-03-03T17:55:00Z" w16du:dateUtc="2026-03-04T00:55:00Z">
        <w:r>
          <w:t xml:space="preserve">and descriptions </w:t>
        </w:r>
      </w:ins>
      <w:ins w:id="818" w:author="Joey Comeaux" w:date="2026-03-03T17:54:00Z" w16du:dateUtc="2026-03-04T00:54:00Z">
        <w:r>
          <w:t>on CIM</w:t>
        </w:r>
      </w:ins>
    </w:p>
    <w:p w14:paraId="000001AB" w14:textId="42B941FC" w:rsidR="00AD2385" w:rsidRDefault="00000000" w:rsidP="002E691C">
      <w:pPr>
        <w:numPr>
          <w:ilvl w:val="0"/>
          <w:numId w:val="1"/>
        </w:numPr>
        <w:rPr>
          <w:ins w:id="819" w:author="Joey Comeaux" w:date="2026-03-03T17:55:00Z" w16du:dateUtc="2026-03-04T00:55:00Z"/>
        </w:rPr>
      </w:pPr>
      <w:r>
        <w:t>Update transform script</w:t>
      </w:r>
    </w:p>
    <w:p w14:paraId="383E78AF" w14:textId="5B1AB9E9" w:rsidR="002E691C" w:rsidRDefault="002E691C" w:rsidP="002E691C">
      <w:pPr>
        <w:numPr>
          <w:ilvl w:val="0"/>
          <w:numId w:val="1"/>
        </w:numPr>
        <w:rPr>
          <w:ins w:id="820" w:author="Joey Comeaux" w:date="2026-03-03T17:55:00Z" w16du:dateUtc="2026-03-04T00:55:00Z"/>
        </w:rPr>
      </w:pPr>
      <w:ins w:id="821" w:author="Joey Comeaux" w:date="2026-03-03T17:55:00Z" w16du:dateUtc="2026-03-04T00:55:00Z">
        <w:r>
          <w:t>Update .sij file either manually or via datasync</w:t>
        </w:r>
      </w:ins>
    </w:p>
    <w:p w14:paraId="689E292E" w14:textId="325D0A6A" w:rsidR="002E691C" w:rsidRDefault="002E691C" w:rsidP="002E691C">
      <w:pPr>
        <w:numPr>
          <w:ilvl w:val="0"/>
          <w:numId w:val="1"/>
        </w:numPr>
      </w:pPr>
      <w:ins w:id="822" w:author="Joey Comeaux" w:date="2026-03-03T17:55:00Z" w16du:dateUtc="2026-03-04T00:55:00Z">
        <w:r>
          <w:t xml:space="preserve">Run </w:t>
        </w:r>
      </w:ins>
      <w:ins w:id="823" w:author="Joey Comeaux" w:date="2026-03-03T17:56:00Z" w16du:dateUtc="2026-03-04T00:56:00Z">
        <w:r>
          <w:t>full update suite to insure all is well</w:t>
        </w:r>
      </w:ins>
    </w:p>
    <w:p w14:paraId="000001AC" w14:textId="1A3D8157" w:rsidR="00AD2385" w:rsidDel="002E691C" w:rsidRDefault="00000000">
      <w:pPr>
        <w:numPr>
          <w:ilvl w:val="0"/>
          <w:numId w:val="1"/>
        </w:numPr>
        <w:rPr>
          <w:del w:id="824" w:author="Joey Comeaux" w:date="2026-03-03T17:54:00Z" w16du:dateUtc="2026-03-04T00:54:00Z"/>
        </w:rPr>
      </w:pPr>
      <w:del w:id="825" w:author="Joey Comeaux" w:date="2026-03-03T17:54:00Z" w16du:dateUtc="2026-03-04T00:54:00Z">
        <w:r w:rsidDel="002E691C">
          <w:delText>Update fields on CIM</w:delText>
        </w:r>
      </w:del>
    </w:p>
    <w:p w14:paraId="000001AD" w14:textId="4685D2F8" w:rsidR="00AD2385" w:rsidDel="002E691C" w:rsidRDefault="00000000">
      <w:pPr>
        <w:numPr>
          <w:ilvl w:val="0"/>
          <w:numId w:val="1"/>
        </w:numPr>
        <w:rPr>
          <w:del w:id="826" w:author="Joey Comeaux" w:date="2026-03-03T17:55:00Z" w16du:dateUtc="2026-03-04T00:55:00Z"/>
        </w:rPr>
      </w:pPr>
      <w:del w:id="827" w:author="Joey Comeaux" w:date="2026-03-03T17:55:00Z" w16du:dateUtc="2026-03-04T00:55:00Z">
        <w:r w:rsidDel="002E691C">
          <w:lastRenderedPageBreak/>
          <w:delText>Update frequency (if requested by provider)</w:delText>
        </w:r>
      </w:del>
    </w:p>
    <w:p w14:paraId="000001AE" w14:textId="4A6C1197" w:rsidR="00AD2385" w:rsidDel="002E691C" w:rsidRDefault="00000000">
      <w:pPr>
        <w:numPr>
          <w:ilvl w:val="0"/>
          <w:numId w:val="1"/>
        </w:numPr>
        <w:rPr>
          <w:del w:id="828" w:author="Joey Comeaux" w:date="2026-03-03T17:55:00Z" w16du:dateUtc="2026-03-04T00:55:00Z"/>
        </w:rPr>
      </w:pPr>
      <w:del w:id="829" w:author="Joey Comeaux" w:date="2026-03-03T17:55:00Z" w16du:dateUtc="2026-03-04T00:55:00Z">
        <w:r w:rsidDel="002E691C">
          <w:delText xml:space="preserve">Update metadata/field descriptions on </w:delText>
        </w:r>
      </w:del>
      <w:customXmlDelRangeStart w:id="830" w:author="Joey Comeaux" w:date="2026-03-03T17:55:00Z"/>
      <w:sdt>
        <w:sdtPr>
          <w:tag w:val="goog_rdk_24"/>
          <w:id w:val="-225792435"/>
        </w:sdtPr>
        <w:sdtContent>
          <w:customXmlDelRangeEnd w:id="830"/>
          <w:customXmlDelRangeStart w:id="831" w:author="Joey Comeaux" w:date="2026-03-03T17:55:00Z"/>
        </w:sdtContent>
      </w:sdt>
      <w:customXmlDelRangeEnd w:id="831"/>
      <w:del w:id="832" w:author="Joey Comeaux" w:date="2026-03-03T17:55:00Z" w16du:dateUtc="2026-03-04T00:55:00Z">
        <w:r w:rsidDel="002E691C">
          <w:delText>cim</w:delText>
        </w:r>
      </w:del>
    </w:p>
    <w:p w14:paraId="000001AF" w14:textId="6A6598C1" w:rsidR="00AD2385" w:rsidDel="002E691C" w:rsidRDefault="00000000">
      <w:pPr>
        <w:rPr>
          <w:del w:id="833" w:author="Joey Comeaux" w:date="2026-03-03T17:56:00Z" w16du:dateUtc="2026-03-04T00:56:00Z"/>
        </w:rPr>
      </w:pPr>
      <w:del w:id="834" w:author="Joey Comeaux" w:date="2026-03-03T17:56:00Z" w16du:dateUtc="2026-03-04T00:56:00Z">
        <w:r w:rsidDel="002E691C">
          <w:delText>Example: In June 2019, the charities dataset providers requested an addition of two fields to the financial reg dataset and also requested an increase in the frequency in which the dataset updates.</w:delText>
        </w:r>
      </w:del>
    </w:p>
    <w:p w14:paraId="000001B0" w14:textId="77777777" w:rsidR="00AD2385" w:rsidRDefault="00000000">
      <w:pPr>
        <w:pStyle w:val="Heading3"/>
      </w:pPr>
      <w:bookmarkStart w:id="835" w:name="_heading=h.1mrcu09" w:colFirst="0" w:colLast="0"/>
      <w:bookmarkEnd w:id="835"/>
      <w:r>
        <w:t>Protocols for Updating a CIM Dataset to become Static</w:t>
      </w:r>
    </w:p>
    <w:p w14:paraId="000001B1" w14:textId="6E12D756" w:rsidR="00AD2385" w:rsidRDefault="00000000">
      <w:r>
        <w:t xml:space="preserve">Occasionally it will be necessary to in a sense deprecate a dataset on CIM that receives occasional updates. For example, a new source for crime data was discovered by the team in </w:t>
      </w:r>
      <w:del w:id="836" w:author="Joey Comeaux" w:date="2026-03-03T17:58:00Z" w16du:dateUtc="2026-03-04T00:58:00Z">
        <w:r w:rsidDel="002E691C">
          <w:delText>2019</w:delText>
        </w:r>
      </w:del>
      <w:ins w:id="837" w:author="Joey Comeaux" w:date="2026-03-03T17:58:00Z" w16du:dateUtc="2026-03-04T00:58:00Z">
        <w:r w:rsidR="002E691C">
          <w:t>2025</w:t>
        </w:r>
      </w:ins>
      <w:r>
        <w:t>.</w:t>
      </w:r>
      <w:ins w:id="838" w:author="Joey Comeaux" w:date="2026-03-03T17:58:00Z" w16du:dateUtc="2026-03-04T00:58:00Z">
        <w:r w:rsidR="002E691C">
          <w:t xml:space="preserve"> A</w:t>
        </w:r>
      </w:ins>
      <w:r>
        <w:t xml:space="preserve"> New dataset</w:t>
      </w:r>
      <w:ins w:id="839" w:author="Joey Comeaux" w:date="2026-03-03T17:58:00Z" w16du:dateUtc="2026-03-04T00:58:00Z">
        <w:r w:rsidR="002E691C">
          <w:t xml:space="preserve"> was</w:t>
        </w:r>
      </w:ins>
      <w:del w:id="840" w:author="Joey Comeaux" w:date="2026-03-03T17:58:00Z" w16du:dateUtc="2026-03-04T00:58:00Z">
        <w:r w:rsidDel="002E691C">
          <w:delText>s were</w:delText>
        </w:r>
      </w:del>
      <w:r>
        <w:t xml:space="preserve"> created that </w:t>
      </w:r>
      <w:ins w:id="841" w:author="Joey Comeaux" w:date="2026-03-03T17:58:00Z" w16du:dateUtc="2026-03-04T00:58:00Z">
        <w:r w:rsidR="002E691C">
          <w:t xml:space="preserve">was </w:t>
        </w:r>
      </w:ins>
      <w:del w:id="842" w:author="Joey Comeaux" w:date="2026-03-03T17:58:00Z" w16du:dateUtc="2026-03-04T00:58:00Z">
        <w:r w:rsidDel="002E691C">
          <w:delText>are</w:delText>
        </w:r>
      </w:del>
      <w:r>
        <w:t xml:space="preserve"> more comprehensive than the existing crime data on CIM. So, we updated the old datasets metadata on CIM to reflect the fact that they will no longer receive updates</w:t>
      </w:r>
      <w:ins w:id="843" w:author="Joey Comeaux" w:date="2026-03-03T17:59:00Z" w16du:dateUtc="2026-03-04T00:59:00Z">
        <w:r w:rsidR="002E691C">
          <w:t xml:space="preserve"> and point to the new dataset</w:t>
        </w:r>
      </w:ins>
      <w:r>
        <w:t>. In short, you must:</w:t>
      </w:r>
    </w:p>
    <w:p w14:paraId="000001B2" w14:textId="77777777" w:rsidR="00AD2385" w:rsidRDefault="00000000">
      <w:pPr>
        <w:numPr>
          <w:ilvl w:val="0"/>
          <w:numId w:val="5"/>
        </w:numPr>
      </w:pPr>
      <w:r>
        <w:t>Update short and long descriptions as necessary</w:t>
      </w:r>
    </w:p>
    <w:p w14:paraId="000001B3" w14:textId="77777777" w:rsidR="00AD2385" w:rsidRDefault="00000000">
      <w:pPr>
        <w:numPr>
          <w:ilvl w:val="0"/>
          <w:numId w:val="5"/>
        </w:numPr>
      </w:pPr>
      <w:r>
        <w:t>Update the “Update Schedule” metadata field to “Static”</w:t>
      </w:r>
    </w:p>
    <w:p w14:paraId="000001B4" w14:textId="77777777" w:rsidR="00AD2385" w:rsidRDefault="00000000">
      <w:pPr>
        <w:numPr>
          <w:ilvl w:val="0"/>
          <w:numId w:val="5"/>
        </w:numPr>
      </w:pPr>
      <w:r>
        <w:t>Update any other update related metadata fields to Static or None depending on the Field</w:t>
      </w:r>
    </w:p>
    <w:p w14:paraId="000001B5" w14:textId="77777777" w:rsidR="00AD2385" w:rsidRDefault="00000000">
      <w:pPr>
        <w:numPr>
          <w:ilvl w:val="0"/>
          <w:numId w:val="5"/>
        </w:numPr>
      </w:pPr>
      <w:r>
        <w:t>Update related datasets if necessary to the new dataset location that will have updates/is not static</w:t>
      </w:r>
    </w:p>
    <w:p w14:paraId="5FCCCD13" w14:textId="7AA2E5A6" w:rsidR="002E691C" w:rsidRDefault="00000000" w:rsidP="002E691C">
      <w:pPr>
        <w:numPr>
          <w:ilvl w:val="0"/>
          <w:numId w:val="5"/>
        </w:numPr>
      </w:pPr>
      <w:r>
        <w:t>Add the date range to the title</w:t>
      </w:r>
      <w:ins w:id="844" w:author="Joey Comeaux" w:date="2026-03-03T18:00:00Z" w16du:dateUtc="2026-03-04T01:00:00Z">
        <w:r w:rsidR="002E691C">
          <w:t xml:space="preserve">    </w:t>
        </w:r>
      </w:ins>
    </w:p>
    <w:p w14:paraId="000001B7" w14:textId="65A82699" w:rsidR="00AD2385" w:rsidRDefault="00AD2385">
      <w:pPr>
        <w:rPr>
          <w:ins w:id="845" w:author="Joey Comeaux" w:date="2026-03-03T18:00:00Z" w16du:dateUtc="2026-03-04T01:00:00Z"/>
        </w:rPr>
      </w:pPr>
    </w:p>
    <w:p w14:paraId="271847CA" w14:textId="4EDB64FC" w:rsidR="002E691C" w:rsidRDefault="002E691C">
      <w:ins w:id="846" w:author="Joey Comeaux" w:date="2026-03-03T18:00:00Z" w16du:dateUtc="2026-03-04T01:00:00Z">
        <w:r>
          <w:t>Note, dataset metadata should</w:t>
        </w:r>
      </w:ins>
      <w:ins w:id="847" w:author="Joey Comeaux" w:date="2026-03-03T18:03:00Z" w16du:dateUtc="2026-03-04T01:03:00Z">
        <w:r>
          <w:t xml:space="preserve"> NOT </w:t>
        </w:r>
      </w:ins>
      <w:ins w:id="848" w:author="Joey Comeaux" w:date="2026-03-03T18:00:00Z" w16du:dateUtc="2026-03-04T01:00:00Z">
        <w:r>
          <w:t xml:space="preserve"> be updated directly on CIM.  The Dataset Tracker’s PublishedData ta</w:t>
        </w:r>
      </w:ins>
      <w:ins w:id="849" w:author="Joey Comeaux" w:date="2026-03-03T18:01:00Z" w16du:dateUtc="2026-03-04T01:01:00Z">
        <w:r>
          <w:t>b should be updated.  All BIC CIM dataset’s metadata is updat</w:t>
        </w:r>
      </w:ins>
      <w:ins w:id="850" w:author="Joey Comeaux" w:date="2026-03-03T18:03:00Z" w16du:dateUtc="2026-03-04T01:03:00Z">
        <w:r>
          <w:t>ed</w:t>
        </w:r>
      </w:ins>
      <w:ins w:id="851" w:author="Joey Comeaux" w:date="2026-03-03T18:01:00Z" w16du:dateUtc="2026-03-04T01:01:00Z">
        <w:r>
          <w:t xml:space="preserve"> every day using the PublishedData tab as the ground truth!  Any metadata changed directly on CIM will be over-written the next day!</w:t>
        </w:r>
      </w:ins>
      <w:ins w:id="852" w:author="Joey Comeaux" w:date="2026-03-03T18:02:00Z" w16du:dateUtc="2026-03-04T01:02:00Z">
        <w:r>
          <w:t xml:space="preserve">  The only metadata </w:t>
        </w:r>
      </w:ins>
      <w:ins w:id="853" w:author="Joey Comeaux" w:date="2026-03-03T18:04:00Z" w16du:dateUtc="2026-03-04T01:04:00Z">
        <w:r>
          <w:t>on</w:t>
        </w:r>
      </w:ins>
      <w:ins w:id="854" w:author="Joey Comeaux" w:date="2026-03-03T18:02:00Z" w16du:dateUtc="2026-03-04T01:02:00Z">
        <w:r>
          <w:t xml:space="preserve"> CIM that should be changed are field names and descriptions.  These are NOT updated via any automated processes.  </w:t>
        </w:r>
      </w:ins>
    </w:p>
    <w:p w14:paraId="000001B8" w14:textId="77777777" w:rsidR="00AD2385" w:rsidRDefault="00000000">
      <w:pPr>
        <w:pStyle w:val="Heading2"/>
      </w:pPr>
      <w:bookmarkStart w:id="855" w:name="_heading=h.46r0co2" w:colFirst="0" w:colLast="0"/>
      <w:bookmarkEnd w:id="855"/>
      <w:r>
        <w:t>Publishing and Maintenance Process</w:t>
      </w:r>
    </w:p>
    <w:p w14:paraId="000001B9" w14:textId="77777777" w:rsidR="00AD2385" w:rsidRDefault="00000000">
      <w:pPr>
        <w:widowControl w:val="0"/>
      </w:pPr>
      <w:r>
        <w:t xml:space="preserve">The most basic description of the file transfer process involves three basic steps: </w:t>
      </w:r>
    </w:p>
    <w:p w14:paraId="000001BA" w14:textId="77777777" w:rsidR="00AD2385" w:rsidRDefault="00000000">
      <w:pPr>
        <w:numPr>
          <w:ilvl w:val="0"/>
          <w:numId w:val="15"/>
        </w:numPr>
      </w:pPr>
      <w:r>
        <w:t xml:space="preserve">Agency extracts data from their database </w:t>
      </w:r>
    </w:p>
    <w:p w14:paraId="000001BB" w14:textId="3EFB3E81" w:rsidR="00AD2385" w:rsidRDefault="00000000">
      <w:pPr>
        <w:numPr>
          <w:ilvl w:val="0"/>
          <w:numId w:val="15"/>
        </w:numPr>
      </w:pPr>
      <w:r>
        <w:t xml:space="preserve">Agency </w:t>
      </w:r>
      <w:ins w:id="856" w:author="Joey Comeaux" w:date="2026-03-03T18:04:00Z" w16du:dateUtc="2026-03-04T01:04:00Z">
        <w:r w:rsidR="002E691C">
          <w:t>provided da</w:t>
        </w:r>
      </w:ins>
      <w:ins w:id="857" w:author="Joey Comeaux" w:date="2026-03-03T18:05:00Z" w16du:dateUtc="2026-03-04T01:05:00Z">
        <w:r w:rsidR="002E691C">
          <w:t xml:space="preserve">ta via some transfer method, either http or sftp.  Most require pulls but there are some data source that push to the OIT MOVEit server or </w:t>
        </w:r>
      </w:ins>
      <w:ins w:id="858" w:author="Joey Comeaux" w:date="2026-03-03T18:06:00Z" w16du:dateUtc="2026-03-04T01:06:00Z">
        <w:r w:rsidR="002E691C">
          <w:t xml:space="preserve">some other external server. </w:t>
        </w:r>
      </w:ins>
      <w:del w:id="859" w:author="Joey Comeaux" w:date="2026-03-03T18:04:00Z" w16du:dateUtc="2026-03-04T01:04:00Z">
        <w:r w:rsidDel="002E691C">
          <w:delText>transfers data using network drive through firewall to Maintenance Server (Enterprise VRF/Common Context Server)</w:delText>
        </w:r>
      </w:del>
    </w:p>
    <w:p w14:paraId="000001BC" w14:textId="363BAC9A" w:rsidR="00AD2385" w:rsidRDefault="00000000">
      <w:pPr>
        <w:numPr>
          <w:ilvl w:val="0"/>
          <w:numId w:val="15"/>
        </w:numPr>
      </w:pPr>
      <w:r>
        <w:t xml:space="preserve">Xentity scripts on Maintenance Server run on schedule to process </w:t>
      </w:r>
      <w:del w:id="860" w:author="Joey Comeaux" w:date="2026-03-03T18:06:00Z" w16du:dateUtc="2026-03-04T01:06:00Z">
        <w:r w:rsidDel="002E691C">
          <w:delText xml:space="preserve">incoming </w:delText>
        </w:r>
      </w:del>
      <w:r>
        <w:t>data</w:t>
      </w:r>
      <w:ins w:id="861" w:author="Joey Comeaux" w:date="2026-03-03T18:06:00Z" w16du:dateUtc="2026-03-04T01:06:00Z">
        <w:r w:rsidR="002E691C">
          <w:t xml:space="preserve"> via pull</w:t>
        </w:r>
      </w:ins>
    </w:p>
    <w:p w14:paraId="000001BD" w14:textId="77777777" w:rsidR="00AD2385" w:rsidRDefault="00000000">
      <w:pPr>
        <w:numPr>
          <w:ilvl w:val="0"/>
          <w:numId w:val="15"/>
        </w:numPr>
      </w:pPr>
      <w:r>
        <w:t>Xentity scripts on Maintenance Server run to push transformed data to public portal</w:t>
      </w:r>
    </w:p>
    <w:p w14:paraId="000001BE" w14:textId="77777777" w:rsidR="00AD2385" w:rsidRDefault="00000000">
      <w:r>
        <w:t xml:space="preserve">Further documentation on publishing can be found in the </w:t>
      </w:r>
      <w:commentRangeStart w:id="862"/>
      <w:r w:rsidR="00AD2385">
        <w:fldChar w:fldCharType="begin"/>
      </w:r>
      <w:r w:rsidR="00AD2385">
        <w:instrText>HYPERLINK "https://docs.google.com/document/d/1OKUWLWXdMoV7iJz3kL09e26P6l3otY5k96V15qJ1MQM/edit?usp=sharing" \h</w:instrText>
      </w:r>
      <w:r w:rsidR="00AD2385">
        <w:fldChar w:fldCharType="separate"/>
      </w:r>
      <w:r w:rsidR="00AD2385">
        <w:rPr>
          <w:color w:val="1155CC"/>
          <w:u w:val="single"/>
        </w:rPr>
        <w:t>Data Publishing Overview</w:t>
      </w:r>
      <w:r w:rsidR="00AD2385">
        <w:fldChar w:fldCharType="end"/>
      </w:r>
      <w:commentRangeEnd w:id="862"/>
      <w:r w:rsidR="00BA6B3E">
        <w:rPr>
          <w:rStyle w:val="CommentReference"/>
          <w:sz w:val="22"/>
          <w:szCs w:val="22"/>
        </w:rPr>
        <w:commentReference w:id="862"/>
      </w:r>
    </w:p>
    <w:p w14:paraId="000001BF" w14:textId="77777777" w:rsidR="00AD2385" w:rsidRDefault="00AD2385">
      <w:pPr>
        <w:widowControl w:val="0"/>
      </w:pPr>
    </w:p>
    <w:p w14:paraId="000001C0" w14:textId="77777777" w:rsidR="00AD2385" w:rsidRDefault="00000000">
      <w:pPr>
        <w:widowControl w:val="0"/>
        <w:rPr>
          <w:b/>
          <w:bCs/>
          <w:u w:val="single"/>
        </w:rPr>
      </w:pPr>
      <w:r>
        <w:rPr>
          <w:b/>
          <w:bCs/>
          <w:u w:val="single"/>
        </w:rPr>
        <w:t>Agency Relationships</w:t>
      </w:r>
    </w:p>
    <w:p w14:paraId="000001C1" w14:textId="77777777" w:rsidR="00AD2385" w:rsidRDefault="00000000">
      <w:r>
        <w:t xml:space="preserve">The very first step in all Publishing workflows begins with a phone call. Well, sometimes with scouring a government website to find a person and a phone number, but ideally through a connection or other network friend who knows the right person to talk to. </w:t>
      </w:r>
    </w:p>
    <w:p w14:paraId="000001C2" w14:textId="77777777" w:rsidR="00AD2385" w:rsidRDefault="00000000">
      <w:pPr>
        <w:widowControl w:val="0"/>
        <w:spacing w:before="160"/>
        <w:rPr>
          <w:b/>
          <w:bCs/>
          <w:u w:val="single"/>
        </w:rPr>
      </w:pPr>
      <w:r>
        <w:rPr>
          <w:b/>
          <w:bCs/>
          <w:u w:val="single"/>
        </w:rPr>
        <w:t>Publishing and Maintenance Process Diagram</w:t>
      </w:r>
    </w:p>
    <w:p w14:paraId="000001C3" w14:textId="77777777" w:rsidR="00AD2385" w:rsidRDefault="00000000">
      <w:r>
        <w:lastRenderedPageBreak/>
        <w:t>The diagram of the process used to communicate with providers about the process provides an overview of the original idealized vision of the process wherein each agency will have a direct network connection through the firewall.  This is a high level process document and may be out of synch with actual detailed process.</w:t>
      </w:r>
    </w:p>
    <w:p w14:paraId="000001C4" w14:textId="77777777" w:rsidR="00AD2385" w:rsidRDefault="00000000">
      <w:pPr>
        <w:widowControl w:val="0"/>
        <w:rPr>
          <w:rFonts w:ascii="Calibri" w:eastAsia="Calibri" w:hAnsi="Calibri" w:cs="Calibri"/>
        </w:rPr>
      </w:pPr>
      <w:commentRangeStart w:id="863"/>
      <w:r>
        <w:rPr>
          <w:rFonts w:ascii="Calibri" w:eastAsia="Calibri" w:hAnsi="Calibri" w:cs="Calibri"/>
          <w:noProof/>
        </w:rPr>
        <w:drawing>
          <wp:inline distT="114300" distB="114300" distL="114300" distR="114300" wp14:anchorId="6AC4FF2D" wp14:editId="227E600E">
            <wp:extent cx="5943600" cy="4140200"/>
            <wp:effectExtent l="0" t="0" r="0" b="0"/>
            <wp:docPr id="19" name="image4.jpg" descr="Xentity_diagram.jpg"/>
            <wp:cNvGraphicFramePr/>
            <a:graphic xmlns:a="http://schemas.openxmlformats.org/drawingml/2006/main">
              <a:graphicData uri="http://schemas.openxmlformats.org/drawingml/2006/picture">
                <pic:pic xmlns:pic="http://schemas.openxmlformats.org/drawingml/2006/picture">
                  <pic:nvPicPr>
                    <pic:cNvPr id="0" name="image4.jpg" descr="Xentity_diagram.jpg"/>
                    <pic:cNvPicPr preferRelativeResize="0"/>
                  </pic:nvPicPr>
                  <pic:blipFill>
                    <a:blip r:embed="rId62"/>
                    <a:srcRect/>
                    <a:stretch>
                      <a:fillRect/>
                    </a:stretch>
                  </pic:blipFill>
                  <pic:spPr>
                    <a:xfrm>
                      <a:off x="0" y="0"/>
                      <a:ext cx="5943600" cy="4140200"/>
                    </a:xfrm>
                    <a:prstGeom prst="rect">
                      <a:avLst/>
                    </a:prstGeom>
                    <a:ln/>
                  </pic:spPr>
                </pic:pic>
              </a:graphicData>
            </a:graphic>
          </wp:inline>
        </w:drawing>
      </w:r>
      <w:commentRangeEnd w:id="863"/>
      <w:r w:rsidR="00BA6B3E">
        <w:rPr>
          <w:rStyle w:val="CommentReference"/>
          <w:rFonts w:ascii="Calibri" w:eastAsia="Calibri" w:hAnsi="Calibri" w:cs="Calibri"/>
          <w:sz w:val="22"/>
          <w:szCs w:val="22"/>
        </w:rPr>
        <w:commentReference w:id="863"/>
      </w:r>
    </w:p>
    <w:p w14:paraId="000001C5" w14:textId="77777777" w:rsidR="00AD2385" w:rsidRDefault="00AD2385">
      <w:pPr>
        <w:widowControl w:val="0"/>
        <w:rPr>
          <w:rFonts w:ascii="Calibri" w:eastAsia="Calibri" w:hAnsi="Calibri" w:cs="Calibri"/>
        </w:rPr>
      </w:pPr>
    </w:p>
    <w:p w14:paraId="000001C6" w14:textId="6060F6C5" w:rsidR="00AD2385" w:rsidDel="00BA6B3E" w:rsidRDefault="00000000">
      <w:pPr>
        <w:rPr>
          <w:del w:id="864" w:author="Joey Comeaux" w:date="2026-03-03T18:11:00Z" w16du:dateUtc="2026-03-04T01:11:00Z"/>
        </w:rPr>
      </w:pPr>
      <w:del w:id="865" w:author="Joey Comeaux" w:date="2026-03-03T18:11:00Z" w16du:dateUtc="2026-03-04T01:11:00Z">
        <w:r w:rsidDel="00BA6B3E">
          <w:delText>However, as of 2019 the SOS FTP site has become instrumental in avoiding the challenge of moving data through the firewall.</w:delText>
        </w:r>
      </w:del>
    </w:p>
    <w:p w14:paraId="000001C7" w14:textId="77777777" w:rsidR="00AD2385" w:rsidRDefault="00AD2385"/>
    <w:p w14:paraId="000001C8" w14:textId="77777777" w:rsidR="00AD2385" w:rsidRDefault="00000000">
      <w:pPr>
        <w:spacing w:line="240" w:lineRule="auto"/>
        <w:rPr>
          <w:b/>
          <w:bCs/>
          <w:u w:val="single"/>
        </w:rPr>
      </w:pPr>
      <w:sdt>
        <w:sdtPr>
          <w:tag w:val="goog_rdk_25"/>
          <w:id w:val="-1500622378"/>
        </w:sdtPr>
        <w:sdtContent/>
      </w:sdt>
      <w:r>
        <w:rPr>
          <w:b/>
          <w:bCs/>
          <w:u w:val="single"/>
        </w:rPr>
        <w:t>MOVEIT Server</w:t>
      </w:r>
    </w:p>
    <w:p w14:paraId="000001C9" w14:textId="4F7BD161" w:rsidR="00AD2385" w:rsidRDefault="00000000">
      <w:pPr>
        <w:spacing w:line="240" w:lineRule="auto"/>
      </w:pPr>
      <w:del w:id="866" w:author="Joey Comeaux" w:date="2026-03-03T18:12:00Z" w16du:dateUtc="2026-03-04T01:12:00Z">
        <w:r w:rsidDel="00BA6B3E">
          <w:delText xml:space="preserve">The Secretary of State (SOS) server is used by some agencies as a passthrough for their data. As of 2024, the direction is to move non-SOS agencies off of the SOS SFTP server. </w:delText>
        </w:r>
      </w:del>
      <w:r>
        <w:t xml:space="preserve">The go </w:t>
      </w:r>
      <w:del w:id="867" w:author="Joey Comeaux" w:date="2026-03-03T18:13:00Z" w16du:dateUtc="2026-03-04T01:13:00Z">
        <w:r w:rsidDel="00BA6B3E">
          <w:delText xml:space="preserve">forward solution is to use </w:delText>
        </w:r>
      </w:del>
      <w:r>
        <w:t>OIT’s MOVEIT server</w:t>
      </w:r>
      <w:ins w:id="868" w:author="Joey Comeaux" w:date="2026-03-03T18:13:00Z" w16du:dateUtc="2026-03-04T01:13:00Z">
        <w:r w:rsidR="00BA6B3E">
          <w:t xml:space="preserve"> is now available for agencies to use for data transfers for BIC</w:t>
        </w:r>
      </w:ins>
      <w:r>
        <w:t>. The MOVEIT server</w:t>
      </w:r>
      <w:ins w:id="869" w:author="Joey Comeaux" w:date="2026-03-03T18:14:00Z" w16du:dateUtc="2026-03-04T01:14:00Z">
        <w:r w:rsidR="00BA6B3E">
          <w:t>’s</w:t>
        </w:r>
      </w:ins>
      <w:r>
        <w:t xml:space="preserve"> purpose is a passthrough for state agency data and sharing across agency/department</w:t>
      </w:r>
      <w:ins w:id="870" w:author="Joey Comeaux" w:date="2026-03-03T18:14:00Z" w16du:dateUtc="2026-03-04T01:14:00Z">
        <w:r w:rsidR="00BA6B3E">
          <w:t>.</w:t>
        </w:r>
      </w:ins>
    </w:p>
    <w:p w14:paraId="000001CA" w14:textId="77777777" w:rsidR="00AD2385" w:rsidRDefault="00000000">
      <w:pPr>
        <w:spacing w:line="240" w:lineRule="auto"/>
      </w:pPr>
      <w:r>
        <w:t xml:space="preserve">SFTP access is setup to automatically process agency files as the datasets are moved to the MOVEIT server. </w:t>
      </w:r>
    </w:p>
    <w:p w14:paraId="000001CB" w14:textId="77777777" w:rsidR="00AD2385" w:rsidRDefault="00000000">
      <w:pPr>
        <w:spacing w:line="240" w:lineRule="auto"/>
      </w:pPr>
      <w:r>
        <w:t>A web interface is also available that we can use to login and view datasets available to BIC. Kalpana Hanumantharao can work with team members to get Web interface access.</w:t>
      </w:r>
    </w:p>
    <w:p w14:paraId="000001CC" w14:textId="77777777" w:rsidR="00AD2385" w:rsidRDefault="00AD2385"/>
    <w:p w14:paraId="000001CD" w14:textId="647BD016" w:rsidR="00AD2385" w:rsidDel="00BA6B3E" w:rsidRDefault="00000000">
      <w:pPr>
        <w:spacing w:line="240" w:lineRule="auto"/>
        <w:rPr>
          <w:del w:id="871" w:author="Joey Comeaux" w:date="2026-03-03T18:16:00Z" w16du:dateUtc="2026-03-04T01:16:00Z"/>
          <w:b/>
          <w:bCs/>
          <w:u w:val="single"/>
        </w:rPr>
      </w:pPr>
      <w:del w:id="872" w:author="Joey Comeaux" w:date="2026-03-03T18:16:00Z" w16du:dateUtc="2026-03-04T01:16:00Z">
        <w:r w:rsidDel="00BA6B3E">
          <w:rPr>
            <w:b/>
            <w:bCs/>
            <w:u w:val="single"/>
          </w:rPr>
          <w:delText>Firewall Change Request Process</w:delText>
        </w:r>
      </w:del>
    </w:p>
    <w:p w14:paraId="000001CE" w14:textId="5847E4C2" w:rsidR="00AD2385" w:rsidDel="00BA6B3E" w:rsidRDefault="00000000">
      <w:pPr>
        <w:spacing w:line="240" w:lineRule="auto"/>
        <w:rPr>
          <w:del w:id="873" w:author="Joey Comeaux" w:date="2026-03-03T18:16:00Z" w16du:dateUtc="2026-03-04T01:16:00Z"/>
        </w:rPr>
      </w:pPr>
      <w:del w:id="874" w:author="Joey Comeaux" w:date="2026-03-03T18:16:00Z" w16du:dateUtc="2026-03-04T01:16:00Z">
        <w:r w:rsidDel="00BA6B3E">
          <w:delText>For some datasets, the agency scrubs the data of PII, and then transfers it to the dba who restores the backup into their database. For most other datasets, the agency pushes data to the Colorado Department of State SFTP and places it in its corresponding folder for transformation.</w:delText>
        </w:r>
      </w:del>
    </w:p>
    <w:p w14:paraId="000001CF" w14:textId="3471DA75" w:rsidR="00AD2385" w:rsidDel="00BA6B3E" w:rsidRDefault="00000000">
      <w:pPr>
        <w:spacing w:line="240" w:lineRule="auto"/>
        <w:rPr>
          <w:del w:id="875" w:author="Joey Comeaux" w:date="2026-03-03T18:16:00Z" w16du:dateUtc="2026-03-04T01:16:00Z"/>
        </w:rPr>
      </w:pPr>
      <w:del w:id="876" w:author="Joey Comeaux" w:date="2026-03-03T18:16:00Z" w16du:dateUtc="2026-03-04T01:16:00Z">
        <w:r w:rsidDel="00BA6B3E">
          <w:lastRenderedPageBreak/>
          <w:delText>There is of course time involved for the agency to set up the initial process and scripts for automation.</w:delText>
        </w:r>
      </w:del>
    </w:p>
    <w:p w14:paraId="000001D0" w14:textId="0ED68EF4" w:rsidR="00AD2385" w:rsidDel="00BA6B3E" w:rsidRDefault="00AD2385">
      <w:pPr>
        <w:spacing w:line="240" w:lineRule="auto"/>
        <w:rPr>
          <w:del w:id="877" w:author="Joey Comeaux" w:date="2026-03-03T18:16:00Z" w16du:dateUtc="2026-03-04T01:16:00Z"/>
        </w:rPr>
      </w:pPr>
    </w:p>
    <w:p w14:paraId="000001D1" w14:textId="49AE35D7" w:rsidR="00AD2385" w:rsidDel="00BA6B3E" w:rsidRDefault="00000000">
      <w:pPr>
        <w:spacing w:line="240" w:lineRule="auto"/>
        <w:rPr>
          <w:del w:id="878" w:author="Joey Comeaux" w:date="2026-03-03T18:16:00Z" w16du:dateUtc="2026-03-04T01:16:00Z"/>
        </w:rPr>
      </w:pPr>
      <w:del w:id="879" w:author="Joey Comeaux" w:date="2026-03-03T18:16:00Z" w16du:dateUtc="2026-03-04T01:16:00Z">
        <w:r w:rsidDel="00BA6B3E">
          <w:delText>In the event an agency is willing to work with OIT to set up a connection through the firewall, certain elements of the source server and agency will be required to complete the Firewall Change Request. Following the approval of this form, OIT will allow a block of users at {agency physical address} to SFTP files into OITSFTP01 for the Business Intelligence Center project and interaction with other agency systems.  Key network details include:</w:delText>
        </w:r>
      </w:del>
    </w:p>
    <w:p w14:paraId="000001D2" w14:textId="2CF63FFA" w:rsidR="00AD2385" w:rsidDel="00BA6B3E" w:rsidRDefault="00000000">
      <w:pPr>
        <w:numPr>
          <w:ilvl w:val="0"/>
          <w:numId w:val="18"/>
        </w:numPr>
        <w:spacing w:line="240" w:lineRule="auto"/>
        <w:rPr>
          <w:del w:id="880" w:author="Joey Comeaux" w:date="2026-03-03T18:16:00Z" w16du:dateUtc="2026-03-04T01:16:00Z"/>
        </w:rPr>
      </w:pPr>
      <w:del w:id="881" w:author="Joey Comeaux" w:date="2026-03-03T18:16:00Z" w16du:dateUtc="2026-03-04T01:16:00Z">
        <w:r w:rsidDel="00BA6B3E">
          <w:delText>OIT Point of Contact – name, address, phone, email</w:delText>
        </w:r>
      </w:del>
    </w:p>
    <w:p w14:paraId="000001D3" w14:textId="0B30F9B9" w:rsidR="00AD2385" w:rsidDel="00BA6B3E" w:rsidRDefault="00000000">
      <w:pPr>
        <w:numPr>
          <w:ilvl w:val="0"/>
          <w:numId w:val="18"/>
        </w:numPr>
        <w:spacing w:line="240" w:lineRule="auto"/>
        <w:rPr>
          <w:del w:id="882" w:author="Joey Comeaux" w:date="2026-03-03T18:16:00Z" w16du:dateUtc="2026-03-04T01:16:00Z"/>
        </w:rPr>
      </w:pPr>
      <w:del w:id="883" w:author="Joey Comeaux" w:date="2026-03-03T18:16:00Z" w16du:dateUtc="2026-03-04T01:16:00Z">
        <w:r w:rsidDel="00BA6B3E">
          <w:delText xml:space="preserve">Source IP - &lt;IP Address&gt; through &lt;public NAT’ed IP Address&gt; </w:delText>
        </w:r>
      </w:del>
    </w:p>
    <w:p w14:paraId="000001D4" w14:textId="30A28E32" w:rsidR="00AD2385" w:rsidDel="00BA6B3E" w:rsidRDefault="00000000">
      <w:pPr>
        <w:numPr>
          <w:ilvl w:val="1"/>
          <w:numId w:val="18"/>
        </w:numPr>
        <w:spacing w:line="240" w:lineRule="auto"/>
        <w:rPr>
          <w:del w:id="884" w:author="Joey Comeaux" w:date="2026-03-03T18:16:00Z" w16du:dateUtc="2026-03-04T01:16:00Z"/>
        </w:rPr>
      </w:pPr>
      <w:del w:id="885" w:author="Joey Comeaux" w:date="2026-03-03T18:16:00Z" w16du:dateUtc="2026-03-04T01:16:00Z">
        <w:r w:rsidDel="00BA6B3E">
          <w:delText>CDLE: Source 156.108.172.65 through 156.108.172.100</w:delText>
        </w:r>
      </w:del>
    </w:p>
    <w:p w14:paraId="000001D5" w14:textId="1A90F2B2" w:rsidR="00AD2385" w:rsidDel="00BA6B3E" w:rsidRDefault="00000000">
      <w:pPr>
        <w:numPr>
          <w:ilvl w:val="0"/>
          <w:numId w:val="18"/>
        </w:numPr>
        <w:spacing w:line="240" w:lineRule="auto"/>
        <w:rPr>
          <w:del w:id="886" w:author="Joey Comeaux" w:date="2026-03-03T18:16:00Z" w16du:dateUtc="2026-03-04T01:16:00Z"/>
        </w:rPr>
      </w:pPr>
      <w:del w:id="887" w:author="Joey Comeaux" w:date="2026-03-03T18:16:00Z" w16du:dateUtc="2026-03-04T01:16:00Z">
        <w:r w:rsidDel="00BA6B3E">
          <w:delText xml:space="preserve">Destination IP - Destination OITSFTP01 165.127.46.11 </w:delText>
        </w:r>
      </w:del>
    </w:p>
    <w:p w14:paraId="000001D6" w14:textId="3C436252" w:rsidR="00AD2385" w:rsidDel="00BA6B3E" w:rsidRDefault="00000000">
      <w:pPr>
        <w:numPr>
          <w:ilvl w:val="0"/>
          <w:numId w:val="18"/>
        </w:numPr>
        <w:spacing w:line="240" w:lineRule="auto"/>
        <w:rPr>
          <w:del w:id="888" w:author="Joey Comeaux" w:date="2026-03-03T18:16:00Z" w16du:dateUtc="2026-03-04T01:16:00Z"/>
        </w:rPr>
      </w:pPr>
      <w:del w:id="889" w:author="Joey Comeaux" w:date="2026-03-03T18:16:00Z" w16du:dateUtc="2026-03-04T01:16:00Z">
        <w:r w:rsidDel="00BA6B3E">
          <w:delText>Protocol: TCP</w:delText>
        </w:r>
      </w:del>
    </w:p>
    <w:p w14:paraId="000001D7" w14:textId="5C5E9F4C" w:rsidR="00AD2385" w:rsidDel="00BA6B3E" w:rsidRDefault="00000000">
      <w:pPr>
        <w:numPr>
          <w:ilvl w:val="0"/>
          <w:numId w:val="18"/>
        </w:numPr>
        <w:spacing w:line="240" w:lineRule="auto"/>
        <w:rPr>
          <w:del w:id="890" w:author="Joey Comeaux" w:date="2026-03-03T18:16:00Z" w16du:dateUtc="2026-03-04T01:16:00Z"/>
        </w:rPr>
      </w:pPr>
      <w:del w:id="891" w:author="Joey Comeaux" w:date="2026-03-03T18:16:00Z" w16du:dateUtc="2026-03-04T01:16:00Z">
        <w:r w:rsidDel="00BA6B3E">
          <w:delText xml:space="preserve">Service Name: SFTP </w:delText>
        </w:r>
      </w:del>
    </w:p>
    <w:p w14:paraId="000001D8" w14:textId="111ABFA5" w:rsidR="00AD2385" w:rsidDel="00BA6B3E" w:rsidRDefault="00000000">
      <w:pPr>
        <w:numPr>
          <w:ilvl w:val="0"/>
          <w:numId w:val="18"/>
        </w:numPr>
        <w:spacing w:line="240" w:lineRule="auto"/>
        <w:rPr>
          <w:del w:id="892" w:author="Joey Comeaux" w:date="2026-03-03T18:16:00Z" w16du:dateUtc="2026-03-04T01:16:00Z"/>
        </w:rPr>
      </w:pPr>
      <w:del w:id="893" w:author="Joey Comeaux" w:date="2026-03-03T18:16:00Z" w16du:dateUtc="2026-03-04T01:16:00Z">
        <w:r w:rsidDel="00BA6B3E">
          <w:delText xml:space="preserve">Port: 22 </w:delText>
        </w:r>
      </w:del>
    </w:p>
    <w:p w14:paraId="000001D9" w14:textId="3675CD0F" w:rsidR="00AD2385" w:rsidDel="00BA6B3E" w:rsidRDefault="00000000">
      <w:pPr>
        <w:numPr>
          <w:ilvl w:val="0"/>
          <w:numId w:val="18"/>
        </w:numPr>
        <w:spacing w:line="240" w:lineRule="auto"/>
        <w:rPr>
          <w:del w:id="894" w:author="Joey Comeaux" w:date="2026-03-03T18:16:00Z" w16du:dateUtc="2026-03-04T01:16:00Z"/>
        </w:rPr>
      </w:pPr>
      <w:del w:id="895" w:author="Joey Comeaux" w:date="2026-03-03T18:16:00Z" w16du:dateUtc="2026-03-04T01:16:00Z">
        <w:r w:rsidDel="00BA6B3E">
          <w:delText xml:space="preserve">Duration: Indefinite  </w:delText>
        </w:r>
      </w:del>
    </w:p>
    <w:p w14:paraId="000001DA" w14:textId="60487EF5" w:rsidR="00AD2385" w:rsidDel="00BA6B3E" w:rsidRDefault="00AD2385">
      <w:pPr>
        <w:spacing w:line="240" w:lineRule="auto"/>
        <w:rPr>
          <w:del w:id="896" w:author="Joey Comeaux" w:date="2026-03-03T18:16:00Z" w16du:dateUtc="2026-03-04T01:16:00Z"/>
          <w:rFonts w:ascii="Calibri" w:eastAsia="Calibri" w:hAnsi="Calibri" w:cs="Calibri"/>
        </w:rPr>
      </w:pPr>
    </w:p>
    <w:p w14:paraId="000001DB" w14:textId="04D55DBA" w:rsidR="00AD2385" w:rsidDel="00BA6B3E" w:rsidRDefault="00000000">
      <w:pPr>
        <w:spacing w:line="240" w:lineRule="auto"/>
        <w:rPr>
          <w:del w:id="897" w:author="Joey Comeaux" w:date="2026-03-03T18:16:00Z" w16du:dateUtc="2026-03-04T01:16:00Z"/>
        </w:rPr>
      </w:pPr>
      <w:del w:id="898" w:author="Joey Comeaux" w:date="2026-03-03T18:16:00Z" w16du:dateUtc="2026-03-04T01:16:00Z">
        <w:r w:rsidDel="00BA6B3E">
          <w:delText>As an example, the DBA’s PC IP Address is 156.108.172.65, and the machine IP has access through the OIT firewall via the public ip address 156.108.172.100 as translated (</w:delText>
        </w:r>
      </w:del>
      <w:customXmlDelRangeStart w:id="899" w:author="Joey Comeaux" w:date="2026-03-03T18:16:00Z"/>
      <w:sdt>
        <w:sdtPr>
          <w:tag w:val="goog_rdk_26"/>
          <w:id w:val="1182940560"/>
        </w:sdtPr>
        <w:sdtContent>
          <w:customXmlDelRangeEnd w:id="899"/>
          <w:commentRangeStart w:id="900"/>
          <w:customXmlDelRangeStart w:id="901" w:author="Joey Comeaux" w:date="2026-03-03T18:16:00Z"/>
        </w:sdtContent>
      </w:sdt>
      <w:customXmlDelRangeEnd w:id="901"/>
      <w:del w:id="902" w:author="Joey Comeaux" w:date="2026-03-03T18:16:00Z" w16du:dateUtc="2026-03-04T01:16:00Z">
        <w:r w:rsidDel="00BA6B3E">
          <w:delText>NAT'ed</w:delText>
        </w:r>
      </w:del>
      <w:commentRangeEnd w:id="900"/>
      <w:r w:rsidR="00BA6B3E">
        <w:rPr>
          <w:rStyle w:val="CommentReference"/>
          <w:sz w:val="22"/>
          <w:szCs w:val="22"/>
        </w:rPr>
        <w:commentReference w:id="900"/>
      </w:r>
      <w:del w:id="903" w:author="Joey Comeaux" w:date="2026-03-03T18:16:00Z" w16du:dateUtc="2026-03-04T01:16:00Z">
        <w:r w:rsidDel="00BA6B3E">
          <w:delText xml:space="preserve">) at 633 17th St. It is likely an OIT staff member will be required to assist the DBA in their first attempt in getting through the process of setting up the connection. Following this setup, the agency will be ready to test the file transfer process. Continuing the example, the MSSQL instance on the dba’s machine requires output to filepath C:\tmp\filename.csv. These files then need to be uploaded to the OITSFTP01 Maintenance Server through a ftp client. Look to the network diagram showing an overview of the process. </w:delText>
        </w:r>
      </w:del>
    </w:p>
    <w:p w14:paraId="000001DC" w14:textId="77777777" w:rsidR="00AD2385" w:rsidRDefault="00AD2385">
      <w:pPr>
        <w:widowControl w:val="0"/>
      </w:pPr>
    </w:p>
    <w:p w14:paraId="000001DD" w14:textId="77777777" w:rsidR="00AD2385" w:rsidRDefault="00000000">
      <w:pPr>
        <w:widowControl w:val="0"/>
        <w:rPr>
          <w:b/>
          <w:bCs/>
          <w:u w:val="single"/>
        </w:rPr>
      </w:pPr>
      <w:r>
        <w:rPr>
          <w:b/>
          <w:bCs/>
          <w:u w:val="single"/>
        </w:rPr>
        <w:t>Agency Relationships and Metadata</w:t>
      </w:r>
    </w:p>
    <w:p w14:paraId="000001DE" w14:textId="3A65D7EF" w:rsidR="00AD2385" w:rsidRDefault="00000000">
      <w:r>
        <w:t>Xentity has worked with Socrata to configure a batch system for updating metadata and field descriptions. Xentity has designed standards for naming schemas and descriptions that are designed to improve the readability of the CIM catalog.</w:t>
      </w:r>
      <w:r w:rsidR="00524114">
        <w:t xml:space="preserve">  In 2024, OIT, which manages CIM, started an effort to clean </w:t>
      </w:r>
      <w:commentRangeStart w:id="904"/>
      <w:r w:rsidR="00524114">
        <w:t>and</w:t>
      </w:r>
      <w:commentRangeEnd w:id="904"/>
      <w:r w:rsidR="00524114">
        <w:rPr>
          <w:rStyle w:val="CommentReference"/>
          <w:sz w:val="22"/>
          <w:szCs w:val="22"/>
        </w:rPr>
        <w:commentReference w:id="904"/>
      </w:r>
      <w:r w:rsidR="00524114">
        <w:t xml:space="preserve"> homogenize metadata on CIM and the BIC datasets have adopted these standards.  </w:t>
      </w:r>
    </w:p>
    <w:p w14:paraId="000001DF" w14:textId="78A3A3C0" w:rsidR="00AD2385" w:rsidDel="00524114" w:rsidRDefault="00000000">
      <w:pPr>
        <w:pStyle w:val="Heading3"/>
        <w:rPr>
          <w:del w:id="905" w:author="Joey Comeaux" w:date="2026-03-04T07:57:00Z" w16du:dateUtc="2026-03-04T14:57:00Z"/>
        </w:rPr>
      </w:pPr>
      <w:bookmarkStart w:id="906" w:name="_heading=h.2lwamvv" w:colFirst="0" w:colLast="0"/>
      <w:bookmarkEnd w:id="906"/>
      <w:del w:id="907" w:author="Joey Comeaux" w:date="2026-03-04T07:57:00Z" w16du:dateUtc="2026-03-04T14:57:00Z">
        <w:r w:rsidDel="00524114">
          <w:delText>Update Process</w:delText>
        </w:r>
      </w:del>
    </w:p>
    <w:p w14:paraId="000001E0" w14:textId="256073EE" w:rsidR="00AD2385" w:rsidDel="00524114" w:rsidRDefault="00000000">
      <w:pPr>
        <w:rPr>
          <w:del w:id="908" w:author="Joey Comeaux" w:date="2026-03-04T07:57:00Z" w16du:dateUtc="2026-03-04T14:57:00Z"/>
        </w:rPr>
      </w:pPr>
      <w:del w:id="909" w:author="Joey Comeaux" w:date="2026-03-04T07:57:00Z" w16du:dateUtc="2026-03-04T14:57:00Z">
        <w:r w:rsidDel="00524114">
          <w:delText xml:space="preserve">If there’s a new column in a dataset, it needs to be added in the transform and then added in Socrata before the scripts will successfully run. The workflow of how to do this is documented on </w:delText>
        </w:r>
        <w:r w:rsidR="00AD2385" w:rsidDel="00524114">
          <w:fldChar w:fldCharType="begin"/>
        </w:r>
        <w:r w:rsidR="00AD2385" w:rsidDel="00524114">
          <w:delInstrText>HYPERLINK "https://github.com/GoCodeColorado/bic_etl/blob/production/documentation/update_process.md" \h</w:delInstrText>
        </w:r>
        <w:r w:rsidR="00AD2385" w:rsidDel="00524114">
          <w:fldChar w:fldCharType="separate"/>
        </w:r>
        <w:r w:rsidR="00AD2385" w:rsidDel="00524114">
          <w:rPr>
            <w:color w:val="1155CC"/>
            <w:u w:val="single"/>
          </w:rPr>
          <w:delText>GitHub</w:delText>
        </w:r>
        <w:r w:rsidR="00AD2385" w:rsidDel="00524114">
          <w:fldChar w:fldCharType="end"/>
        </w:r>
        <w:r w:rsidDel="00524114">
          <w:delText>.</w:delText>
        </w:r>
      </w:del>
    </w:p>
    <w:p w14:paraId="000001E1" w14:textId="77777777" w:rsidR="00AD2385" w:rsidRDefault="00000000">
      <w:pPr>
        <w:pStyle w:val="Heading2"/>
      </w:pPr>
      <w:bookmarkStart w:id="910" w:name="_heading=h.111kx3o" w:colFirst="0" w:colLast="0"/>
      <w:bookmarkEnd w:id="910"/>
      <w:r>
        <w:t>Quality Assurance</w:t>
      </w:r>
    </w:p>
    <w:p w14:paraId="000001E2" w14:textId="7492AE51" w:rsidR="00AD2385" w:rsidDel="00420728" w:rsidRDefault="00000000">
      <w:pPr>
        <w:rPr>
          <w:del w:id="911" w:author="Joey Comeaux" w:date="2026-03-04T08:13:00Z" w16du:dateUtc="2026-03-04T15:13:00Z"/>
        </w:rPr>
      </w:pPr>
      <w:sdt>
        <w:sdtPr>
          <w:tag w:val="goog_rdk_27"/>
          <w:id w:val="-1053545623"/>
          <w:showingPlcHdr/>
        </w:sdtPr>
        <w:sdtContent>
          <w:r w:rsidR="00420728">
            <w:t xml:space="preserve">     </w:t>
          </w:r>
        </w:sdtContent>
      </w:sdt>
      <w:del w:id="912" w:author="Joey Comeaux" w:date="2026-03-04T08:13:00Z" w16du:dateUtc="2026-03-04T15:13:00Z">
        <w:r w:rsidDel="00420728">
          <w:delText>Different dataset maintenance solutions warrant a different solution to ensure the quality of our maintenance setup is maintained through the life of our data. We have broken down 5 different aspects to the quality assurance:</w:delText>
        </w:r>
      </w:del>
    </w:p>
    <w:p w14:paraId="000001E3" w14:textId="0D85CDB1" w:rsidR="00AD2385" w:rsidDel="00DB717F" w:rsidRDefault="00000000">
      <w:pPr>
        <w:numPr>
          <w:ilvl w:val="0"/>
          <w:numId w:val="8"/>
        </w:numPr>
        <w:rPr>
          <w:del w:id="913" w:author="Joey Comeaux" w:date="2026-03-04T08:11:00Z" w16du:dateUtc="2026-03-04T15:11:00Z"/>
        </w:rPr>
      </w:pPr>
      <w:del w:id="914" w:author="Joey Comeaux" w:date="2026-03-04T08:11:00Z" w16du:dateUtc="2026-03-04T15:11:00Z">
        <w:r w:rsidDel="00DB717F">
          <w:delText>Metadata QA</w:delText>
        </w:r>
      </w:del>
    </w:p>
    <w:p w14:paraId="000001E4" w14:textId="2455AD52" w:rsidR="00AD2385" w:rsidDel="00DB717F" w:rsidRDefault="00000000">
      <w:pPr>
        <w:numPr>
          <w:ilvl w:val="0"/>
          <w:numId w:val="8"/>
        </w:numPr>
        <w:rPr>
          <w:del w:id="915" w:author="Joey Comeaux" w:date="2026-03-04T08:11:00Z" w16du:dateUtc="2026-03-04T15:11:00Z"/>
        </w:rPr>
      </w:pPr>
      <w:del w:id="916" w:author="Joey Comeaux" w:date="2026-03-04T08:11:00Z" w16du:dateUtc="2026-03-04T15:11:00Z">
        <w:r w:rsidDel="00DB717F">
          <w:delText>CIM QA</w:delText>
        </w:r>
      </w:del>
    </w:p>
    <w:p w14:paraId="000001E5" w14:textId="064EC281" w:rsidR="00AD2385" w:rsidDel="00DB717F" w:rsidRDefault="00000000">
      <w:pPr>
        <w:numPr>
          <w:ilvl w:val="0"/>
          <w:numId w:val="8"/>
        </w:numPr>
        <w:rPr>
          <w:del w:id="917" w:author="Joey Comeaux" w:date="2026-03-04T08:11:00Z" w16du:dateUtc="2026-03-04T15:11:00Z"/>
        </w:rPr>
      </w:pPr>
      <w:del w:id="918" w:author="Joey Comeaux" w:date="2026-03-04T08:11:00Z" w16du:dateUtc="2026-03-04T15:11:00Z">
        <w:r w:rsidDel="00DB717F">
          <w:delText>Publisher QA</w:delText>
        </w:r>
      </w:del>
    </w:p>
    <w:p w14:paraId="000001E6" w14:textId="0EFCE9C5" w:rsidR="00AD2385" w:rsidDel="00DB717F" w:rsidRDefault="00000000">
      <w:pPr>
        <w:numPr>
          <w:ilvl w:val="0"/>
          <w:numId w:val="8"/>
        </w:numPr>
        <w:rPr>
          <w:del w:id="919" w:author="Joey Comeaux" w:date="2026-03-04T08:11:00Z" w16du:dateUtc="2026-03-04T15:11:00Z"/>
        </w:rPr>
      </w:pPr>
      <w:del w:id="920" w:author="Joey Comeaux" w:date="2026-03-04T08:11:00Z" w16du:dateUtc="2026-03-04T15:11:00Z">
        <w:r w:rsidDel="00DB717F">
          <w:delText>BIC ETL QA</w:delText>
        </w:r>
      </w:del>
    </w:p>
    <w:p w14:paraId="000001E7" w14:textId="13E8A159" w:rsidR="00AD2385" w:rsidDel="00DB717F" w:rsidRDefault="00000000">
      <w:pPr>
        <w:numPr>
          <w:ilvl w:val="0"/>
          <w:numId w:val="8"/>
        </w:numPr>
        <w:rPr>
          <w:del w:id="921" w:author="Joey Comeaux" w:date="2026-03-04T08:11:00Z" w16du:dateUtc="2026-03-04T15:11:00Z"/>
        </w:rPr>
      </w:pPr>
      <w:del w:id="922" w:author="Joey Comeaux" w:date="2026-03-04T08:11:00Z" w16du:dateUtc="2026-03-04T15:11:00Z">
        <w:r w:rsidDel="00DB717F">
          <w:delText>Publisher Update Timeline QA</w:delText>
        </w:r>
      </w:del>
    </w:p>
    <w:p w14:paraId="000001E8" w14:textId="77777777" w:rsidR="00AD2385" w:rsidRDefault="00AD2385"/>
    <w:p w14:paraId="000001E9" w14:textId="77777777" w:rsidR="00AD2385" w:rsidRDefault="00000000">
      <w:r>
        <w:t xml:space="preserve">It is important to distinguish between QA and the publishing process. </w:t>
      </w:r>
    </w:p>
    <w:p w14:paraId="000001EA" w14:textId="77777777" w:rsidR="00AD2385" w:rsidRDefault="00000000">
      <w:pPr>
        <w:pStyle w:val="Heading3"/>
        <w:rPr>
          <w:ins w:id="923" w:author="Joey Comeaux" w:date="2026-03-04T08:28:00Z" w16du:dateUtc="2026-03-04T15:28:00Z"/>
        </w:rPr>
      </w:pPr>
      <w:bookmarkStart w:id="924" w:name="_heading=h.3l18frh" w:colFirst="0" w:colLast="0"/>
      <w:bookmarkEnd w:id="924"/>
      <w:r>
        <w:t>QA Prep</w:t>
      </w:r>
    </w:p>
    <w:p w14:paraId="2300F04E" w14:textId="3CC4492C" w:rsidR="00D13A4E" w:rsidRDefault="00D13A4E" w:rsidP="00D13A4E">
      <w:pPr>
        <w:rPr>
          <w:ins w:id="925" w:author="Joey Comeaux" w:date="2026-03-04T08:34:00Z" w16du:dateUtc="2026-03-04T15:34:00Z"/>
        </w:rPr>
      </w:pPr>
      <w:ins w:id="926" w:author="Joey Comeaux" w:date="2026-03-04T08:28:00Z" w16du:dateUtc="2026-03-04T15:28:00Z">
        <w:r>
          <w:t xml:space="preserve">In the early years of the project, much effort went into </w:t>
        </w:r>
      </w:ins>
      <w:ins w:id="927" w:author="Joey Comeaux" w:date="2026-03-04T08:29:00Z" w16du:dateUtc="2026-03-04T15:29:00Z">
        <w:r>
          <w:t xml:space="preserve">checking and improving dataset metadata.  At this time, the metadata </w:t>
        </w:r>
      </w:ins>
      <w:ins w:id="928" w:author="Joey Comeaux" w:date="2026-03-04T08:30:00Z" w16du:dateUtc="2026-03-04T15:30:00Z">
        <w:r>
          <w:t xml:space="preserve">content and infrastructure </w:t>
        </w:r>
      </w:ins>
      <w:ins w:id="929" w:author="Joey Comeaux" w:date="2026-03-04T08:31:00Z" w16du:dateUtc="2026-03-04T15:31:00Z">
        <w:r>
          <w:t>are</w:t>
        </w:r>
      </w:ins>
      <w:ins w:id="930" w:author="Joey Comeaux" w:date="2026-03-04T08:30:00Z" w16du:dateUtc="2026-03-04T15:30:00Z">
        <w:r>
          <w:t xml:space="preserve"> mature and                                                                                                                                                                                                                   efforts have switched to </w:t>
        </w:r>
      </w:ins>
      <w:ins w:id="931" w:author="Joey Comeaux" w:date="2026-03-04T08:31:00Z" w16du:dateUtc="2026-03-04T15:31:00Z">
        <w:r>
          <w:t xml:space="preserve">maintenance and </w:t>
        </w:r>
      </w:ins>
      <w:ins w:id="932" w:author="Joey Comeaux" w:date="2026-03-04T08:32:00Z" w16du:dateUtc="2026-03-04T15:32:00Z">
        <w:r>
          <w:t xml:space="preserve">identifying areas for improvement. </w:t>
        </w:r>
      </w:ins>
    </w:p>
    <w:p w14:paraId="1A68CA32" w14:textId="77777777" w:rsidR="00AB071A" w:rsidRDefault="00AB071A" w:rsidP="00D13A4E">
      <w:pPr>
        <w:rPr>
          <w:ins w:id="933" w:author="Joey Comeaux" w:date="2026-03-04T08:34:00Z" w16du:dateUtc="2026-03-04T15:34:00Z"/>
        </w:rPr>
      </w:pPr>
    </w:p>
    <w:p w14:paraId="1533D6FC" w14:textId="071D7CEC" w:rsidR="00AB071A" w:rsidRDefault="00AB071A" w:rsidP="00D13A4E">
      <w:pPr>
        <w:rPr>
          <w:ins w:id="934" w:author="Joey Comeaux" w:date="2026-03-04T08:34:00Z" w16du:dateUtc="2026-03-04T15:34:00Z"/>
        </w:rPr>
      </w:pPr>
      <w:ins w:id="935" w:author="Joey Comeaux" w:date="2026-03-04T08:34:00Z" w16du:dateUtc="2026-03-04T15:34:00Z">
        <w:r>
          <w:t>Automated checks have been created that check:</w:t>
        </w:r>
      </w:ins>
    </w:p>
    <w:p w14:paraId="7134D622" w14:textId="549ECD9D" w:rsidR="00AB071A" w:rsidRDefault="00AB071A" w:rsidP="00AB071A">
      <w:pPr>
        <w:pStyle w:val="ListParagraph"/>
        <w:numPr>
          <w:ilvl w:val="0"/>
          <w:numId w:val="27"/>
        </w:numPr>
        <w:rPr>
          <w:ins w:id="936" w:author="Joey Comeaux" w:date="2026-03-04T08:38:00Z" w16du:dateUtc="2026-03-04T15:38:00Z"/>
        </w:rPr>
      </w:pPr>
      <w:ins w:id="937" w:author="Joey Comeaux" w:date="2026-03-04T08:38:00Z" w16du:dateUtc="2026-03-04T15:38:00Z">
        <w:r>
          <w:t>Conformity between the Dataset Tracker PublishedData tab and CIM dataset</w:t>
        </w:r>
      </w:ins>
      <w:ins w:id="938" w:author="Joey Comeaux" w:date="2026-03-04T08:46:00Z" w16du:dateUtc="2026-03-04T15:46:00Z">
        <w:r w:rsidR="00953F9E">
          <w:t xml:space="preserve"> listings</w:t>
        </w:r>
      </w:ins>
    </w:p>
    <w:p w14:paraId="5B9F0D01" w14:textId="137B075F" w:rsidR="00AB071A" w:rsidRDefault="00AB071A" w:rsidP="00AB071A">
      <w:pPr>
        <w:pStyle w:val="ListParagraph"/>
        <w:numPr>
          <w:ilvl w:val="0"/>
          <w:numId w:val="27"/>
        </w:numPr>
        <w:rPr>
          <w:ins w:id="939" w:author="Joey Comeaux" w:date="2026-03-04T08:39:00Z" w16du:dateUtc="2026-03-04T15:39:00Z"/>
        </w:rPr>
      </w:pPr>
      <w:ins w:id="940" w:author="Joey Comeaux" w:date="2026-03-04T08:39:00Z" w16du:dateUtc="2026-03-04T15:39:00Z">
        <w:r>
          <w:t>Period of last metadata update on CIM</w:t>
        </w:r>
      </w:ins>
    </w:p>
    <w:p w14:paraId="2E7EF425" w14:textId="25F1C0BD" w:rsidR="00AB071A" w:rsidRDefault="00AB071A" w:rsidP="00AB071A">
      <w:pPr>
        <w:pStyle w:val="ListParagraph"/>
        <w:numPr>
          <w:ilvl w:val="0"/>
          <w:numId w:val="27"/>
        </w:numPr>
        <w:rPr>
          <w:ins w:id="941" w:author="Joey Comeaux" w:date="2026-03-04T08:40:00Z" w16du:dateUtc="2026-03-04T15:40:00Z"/>
        </w:rPr>
      </w:pPr>
      <w:ins w:id="942" w:author="Joey Comeaux" w:date="2026-03-04T08:40:00Z" w16du:dateUtc="2026-03-04T15:40:00Z">
        <w:r>
          <w:t>Agreement between  Cron ETL pipeline schedules and PublishedData tab update schedule</w:t>
        </w:r>
      </w:ins>
    </w:p>
    <w:p w14:paraId="31274BEF" w14:textId="2258EE60" w:rsidR="00AB071A" w:rsidRDefault="00AB071A" w:rsidP="00AB071A">
      <w:pPr>
        <w:pStyle w:val="ListParagraph"/>
        <w:numPr>
          <w:ilvl w:val="0"/>
          <w:numId w:val="27"/>
        </w:numPr>
        <w:rPr>
          <w:ins w:id="943" w:author="Joey Comeaux" w:date="2026-03-04T08:47:00Z" w16du:dateUtc="2026-03-04T15:47:00Z"/>
        </w:rPr>
      </w:pPr>
      <w:ins w:id="944" w:author="Joey Comeaux" w:date="2026-03-04T08:41:00Z" w16du:dateUtc="2026-03-04T15:41:00Z">
        <w:r>
          <w:t>Period since last data update on CIM and PublishedData tab</w:t>
        </w:r>
      </w:ins>
      <w:ins w:id="945" w:author="Joey Comeaux" w:date="2026-03-04T08:42:00Z" w16du:dateUtc="2026-03-04T15:42:00Z">
        <w:r>
          <w:t xml:space="preserve"> update schedule</w:t>
        </w:r>
      </w:ins>
    </w:p>
    <w:p w14:paraId="4754A579" w14:textId="745CF90A" w:rsidR="00953F9E" w:rsidRDefault="00953F9E" w:rsidP="00AB071A">
      <w:pPr>
        <w:pStyle w:val="ListParagraph"/>
        <w:numPr>
          <w:ilvl w:val="0"/>
          <w:numId w:val="27"/>
        </w:numPr>
        <w:rPr>
          <w:ins w:id="946" w:author="Joey Comeaux" w:date="2026-03-04T08:47:00Z" w16du:dateUtc="2026-03-04T15:47:00Z"/>
        </w:rPr>
      </w:pPr>
      <w:ins w:id="947" w:author="Joey Comeaux" w:date="2026-03-04T08:47:00Z" w16du:dateUtc="2026-03-04T15:47:00Z">
        <w:r>
          <w:t>Sanity check for datasets with no records on CIM</w:t>
        </w:r>
      </w:ins>
    </w:p>
    <w:p w14:paraId="4FDCC22F" w14:textId="77777777" w:rsidR="00953F9E" w:rsidRDefault="00953F9E" w:rsidP="00953F9E">
      <w:pPr>
        <w:pStyle w:val="ListParagraph"/>
        <w:ind w:left="1080"/>
        <w:rPr>
          <w:ins w:id="948" w:author="Joey Comeaux" w:date="2026-03-04T08:47:00Z" w16du:dateUtc="2026-03-04T15:47:00Z"/>
        </w:rPr>
      </w:pPr>
    </w:p>
    <w:p w14:paraId="395EF1CD" w14:textId="77777777" w:rsidR="00953F9E" w:rsidRDefault="00953F9E" w:rsidP="00953F9E">
      <w:pPr>
        <w:pStyle w:val="ListParagraph"/>
        <w:ind w:left="1080"/>
        <w:rPr>
          <w:ins w:id="949" w:author="Joey Comeaux" w:date="2026-03-04T08:47:00Z" w16du:dateUtc="2026-03-04T15:47:00Z"/>
        </w:rPr>
      </w:pPr>
    </w:p>
    <w:p w14:paraId="6D0E9DD7" w14:textId="1A019FBC" w:rsidR="00953F9E" w:rsidRDefault="00953F9E" w:rsidP="00953F9E">
      <w:pPr>
        <w:pStyle w:val="ListParagraph"/>
        <w:ind w:left="0"/>
        <w:rPr>
          <w:ins w:id="950" w:author="Joey Comeaux" w:date="2026-03-04T08:49:00Z" w16du:dateUtc="2026-03-04T15:49:00Z"/>
        </w:rPr>
      </w:pPr>
      <w:ins w:id="951" w:author="Joey Comeaux" w:date="2026-03-04T08:48:00Z" w16du:dateUtc="2026-03-04T15:48:00Z">
        <w:r>
          <w:t xml:space="preserve">These checks run daily and send results of all checks to </w:t>
        </w:r>
        <w:r>
          <w:fldChar w:fldCharType="begin"/>
        </w:r>
        <w:r>
          <w:instrText>HYPERLINK "mailto:bic-help@xentity.com"</w:instrText>
        </w:r>
        <w:r>
          <w:fldChar w:fldCharType="separate"/>
        </w:r>
        <w:r w:rsidRPr="00B1761C">
          <w:rPr>
            <w:rStyle w:val="Hyperlink"/>
          </w:rPr>
          <w:t>bic-help@xentity.com</w:t>
        </w:r>
        <w:r>
          <w:fldChar w:fldCharType="end"/>
        </w:r>
        <w:r>
          <w:t xml:space="preserve">. </w:t>
        </w:r>
      </w:ins>
    </w:p>
    <w:p w14:paraId="704514AA" w14:textId="77777777" w:rsidR="00953F9E" w:rsidRDefault="00953F9E" w:rsidP="00953F9E">
      <w:pPr>
        <w:pStyle w:val="ListParagraph"/>
        <w:ind w:left="0"/>
        <w:rPr>
          <w:ins w:id="952" w:author="Joey Comeaux" w:date="2026-03-04T08:49:00Z" w16du:dateUtc="2026-03-04T15:49:00Z"/>
        </w:rPr>
      </w:pPr>
    </w:p>
    <w:p w14:paraId="4EB66B81" w14:textId="5CB78F7D" w:rsidR="00953F9E" w:rsidRDefault="00953F9E" w:rsidP="00953F9E">
      <w:pPr>
        <w:pStyle w:val="ListParagraph"/>
        <w:ind w:left="0"/>
        <w:rPr>
          <w:ins w:id="953" w:author="Joey Comeaux" w:date="2026-03-04T09:08:00Z" w16du:dateUtc="2026-03-04T16:08:00Z"/>
        </w:rPr>
      </w:pPr>
      <w:ins w:id="954" w:author="Joey Comeaux" w:date="2026-03-04T08:49:00Z" w16du:dateUtc="2026-03-04T15:49:00Z">
        <w:r>
          <w:t xml:space="preserve">In 2026 and analysis was performed on field description coverage for all datasets.  </w:t>
        </w:r>
      </w:ins>
      <w:ins w:id="955" w:author="Joey Comeaux" w:date="2026-03-04T08:55:00Z" w16du:dateUtc="2026-03-04T15:55:00Z">
        <w:r w:rsidR="00DE030A">
          <w:t xml:space="preserve"> ----  Datasets had fields with</w:t>
        </w:r>
      </w:ins>
      <w:ins w:id="956" w:author="Joey Comeaux" w:date="2026-03-04T08:56:00Z" w16du:dateUtc="2026-03-04T15:56:00Z">
        <w:r w:rsidR="00DE030A">
          <w:t xml:space="preserve"> no description, however ---- were maps and it is common for map datasets to not have field descriptions.  Of the ----- remaining datasets,</w:t>
        </w:r>
      </w:ins>
      <w:ins w:id="957" w:author="Joey Comeaux" w:date="2026-03-04T08:57:00Z" w16du:dateUtc="2026-03-04T15:57:00Z">
        <w:r w:rsidR="00DE030A">
          <w:t xml:space="preserve"> ----- were static, so these were saved for a later pass for improvement.  At this time, the goal is to</w:t>
        </w:r>
      </w:ins>
      <w:ins w:id="958" w:author="Joey Comeaux" w:date="2026-03-04T08:59:00Z" w16du:dateUtc="2026-03-04T15:59:00Z">
        <w:r w:rsidR="00DE030A">
          <w:t xml:space="preserve"> add field descriptions to </w:t>
        </w:r>
      </w:ins>
      <w:ins w:id="959" w:author="Joey Comeaux" w:date="2026-03-04T08:57:00Z" w16du:dateUtc="2026-03-04T15:57:00Z">
        <w:r w:rsidR="00DE030A">
          <w:t xml:space="preserve">the ---- datasets that have an </w:t>
        </w:r>
      </w:ins>
      <w:ins w:id="960" w:author="Joey Comeaux" w:date="2026-03-04T08:58:00Z" w16du:dateUtc="2026-03-04T15:58:00Z">
        <w:r w:rsidR="00DE030A">
          <w:t xml:space="preserve">ETL pipeline.  In the future, we will attempt to add field descriptions to the maps.  </w:t>
        </w:r>
      </w:ins>
    </w:p>
    <w:p w14:paraId="5FEF2F69" w14:textId="77777777" w:rsidR="0088600D" w:rsidRDefault="0088600D" w:rsidP="00953F9E">
      <w:pPr>
        <w:pStyle w:val="ListParagraph"/>
        <w:ind w:left="0"/>
        <w:rPr>
          <w:ins w:id="961" w:author="Joey Comeaux" w:date="2026-03-04T09:08:00Z" w16du:dateUtc="2026-03-04T16:08:00Z"/>
        </w:rPr>
      </w:pPr>
    </w:p>
    <w:p w14:paraId="292FA2F2" w14:textId="20AFEFB1" w:rsidR="0088600D" w:rsidRDefault="0088600D" w:rsidP="00953F9E">
      <w:pPr>
        <w:pStyle w:val="ListParagraph"/>
        <w:ind w:left="0"/>
        <w:rPr>
          <w:ins w:id="962" w:author="Joey Comeaux" w:date="2026-03-04T08:42:00Z" w16du:dateUtc="2026-03-04T15:42:00Z"/>
        </w:rPr>
        <w:pPrChange w:id="963" w:author="Joey Comeaux" w:date="2026-03-04T08:47:00Z" w16du:dateUtc="2026-03-04T15:47:00Z">
          <w:pPr>
            <w:pStyle w:val="ListParagraph"/>
            <w:numPr>
              <w:numId w:val="27"/>
            </w:numPr>
            <w:ind w:left="1080" w:hanging="360"/>
          </w:pPr>
        </w:pPrChange>
      </w:pPr>
      <w:ins w:id="964" w:author="Joey Comeaux" w:date="2026-03-04T09:08:00Z" w16du:dateUtc="2026-03-04T16:08:00Z">
        <w:r>
          <w:t>For CDOS Business and Charity datasets</w:t>
        </w:r>
      </w:ins>
      <w:ins w:id="965" w:author="Joey Comeaux" w:date="2026-03-04T09:12:00Z" w16du:dateUtc="2026-03-04T16:12:00Z">
        <w:r>
          <w:t xml:space="preserve"> and a few other dataset</w:t>
        </w:r>
      </w:ins>
      <w:ins w:id="966" w:author="Joey Comeaux" w:date="2026-03-04T09:08:00Z" w16du:dateUtc="2026-03-04T16:08:00Z">
        <w:r>
          <w:t>, we have instituted</w:t>
        </w:r>
      </w:ins>
      <w:ins w:id="967" w:author="Joey Comeaux" w:date="2026-03-04T09:09:00Z" w16du:dateUtc="2026-03-04T16:09:00Z">
        <w:r>
          <w:t xml:space="preserve"> automated column checking in the transform step.  This requires a source-transform dictionary be created that contains the or</w:t>
        </w:r>
      </w:ins>
      <w:ins w:id="968" w:author="Joey Comeaux" w:date="2026-03-04T09:10:00Z" w16du:dateUtc="2026-03-04T16:10:00Z">
        <w:r>
          <w:t xml:space="preserve">iginal source column name, the camel case  column name on CIM and the field description.  An alert is sent via the logging </w:t>
        </w:r>
        <w:commentRangeStart w:id="969"/>
        <w:r>
          <w:t>system</w:t>
        </w:r>
      </w:ins>
      <w:commentRangeEnd w:id="969"/>
      <w:r>
        <w:rPr>
          <w:rStyle w:val="CommentReference"/>
          <w:sz w:val="22"/>
          <w:szCs w:val="22"/>
        </w:rPr>
        <w:commentReference w:id="969"/>
      </w:r>
    </w:p>
    <w:p w14:paraId="1F4AE31F" w14:textId="77777777" w:rsidR="00AB071A" w:rsidRDefault="00AB071A" w:rsidP="00953F9E">
      <w:pPr>
        <w:pStyle w:val="ListParagraph"/>
        <w:ind w:left="1080"/>
        <w:rPr>
          <w:ins w:id="970" w:author="Joey Comeaux" w:date="2026-03-04T08:32:00Z" w16du:dateUtc="2026-03-04T15:32:00Z"/>
        </w:rPr>
        <w:pPrChange w:id="971" w:author="Joey Comeaux" w:date="2026-03-04T08:43:00Z" w16du:dateUtc="2026-03-04T15:43:00Z">
          <w:pPr/>
        </w:pPrChange>
      </w:pPr>
    </w:p>
    <w:p w14:paraId="73F6C157" w14:textId="77777777" w:rsidR="00D13A4E" w:rsidRDefault="00D13A4E" w:rsidP="00D13A4E">
      <w:pPr>
        <w:rPr>
          <w:ins w:id="972" w:author="Joey Comeaux" w:date="2026-03-04T08:33:00Z" w16du:dateUtc="2026-03-04T15:33:00Z"/>
        </w:rPr>
      </w:pPr>
    </w:p>
    <w:p w14:paraId="300600CB" w14:textId="77777777" w:rsidR="00AB071A" w:rsidRDefault="00AB071A" w:rsidP="00D13A4E">
      <w:pPr>
        <w:rPr>
          <w:ins w:id="973" w:author="Joey Comeaux" w:date="2026-03-04T08:32:00Z" w16du:dateUtc="2026-03-04T15:32:00Z"/>
        </w:rPr>
      </w:pPr>
    </w:p>
    <w:p w14:paraId="74481E8A" w14:textId="77777777" w:rsidR="00D13A4E" w:rsidRPr="00D13A4E" w:rsidRDefault="00D13A4E" w:rsidP="00D13A4E">
      <w:pPr>
        <w:pPrChange w:id="974" w:author="Joey Comeaux" w:date="2026-03-04T08:28:00Z" w16du:dateUtc="2026-03-04T15:28:00Z">
          <w:pPr>
            <w:pStyle w:val="Heading3"/>
          </w:pPr>
        </w:pPrChange>
      </w:pPr>
    </w:p>
    <w:p w14:paraId="2531721E" w14:textId="2F739F68" w:rsidR="00D13A4E" w:rsidDel="00D13A4E" w:rsidRDefault="00000000">
      <w:pPr>
        <w:rPr>
          <w:del w:id="975" w:author="Joey Comeaux" w:date="2026-03-04T08:32:00Z" w16du:dateUtc="2026-03-04T15:32:00Z"/>
        </w:rPr>
      </w:pPr>
      <w:del w:id="976" w:author="Joey Comeaux" w:date="2026-03-04T08:28:00Z" w16du:dateUtc="2026-03-04T15:28:00Z">
        <w:r w:rsidDel="00D13A4E">
          <w:delText>As a general rule, the update cycle, year published and transform used will determine the level of difficulty of the QA</w:delText>
        </w:r>
      </w:del>
      <w:r>
        <w:t xml:space="preserve">. </w:t>
      </w:r>
    </w:p>
    <w:p w14:paraId="000001EC" w14:textId="77777777" w:rsidR="00AD2385" w:rsidRDefault="00AD2385"/>
    <w:p w14:paraId="000001ED" w14:textId="0073EC87" w:rsidR="00AD2385" w:rsidDel="00D13A4E" w:rsidRDefault="00000000">
      <w:pPr>
        <w:rPr>
          <w:del w:id="977" w:author="Joey Comeaux" w:date="2026-03-04T08:24:00Z" w16du:dateUtc="2026-03-04T15:24:00Z"/>
        </w:rPr>
      </w:pPr>
      <w:del w:id="978" w:author="Joey Comeaux" w:date="2026-03-04T08:24:00Z" w16du:dateUtc="2026-03-04T15:24:00Z">
        <w:r w:rsidDel="00D13A4E">
          <w:delText>For example, datasets published in the first year of the program will likely require more effort to ensure quality due to their age and unsteadiness that is typical of any new project. If a dataset utilized an FTP push then pull, this will also require more effort to ensure quality. Daily and weekly updates require more attention and effort. Manual datasets of any kind of course require more effort to maintain quality.</w:delText>
        </w:r>
      </w:del>
    </w:p>
    <w:p w14:paraId="000001EE" w14:textId="7A45A220" w:rsidR="00AD2385" w:rsidDel="00D13A4E" w:rsidRDefault="00AD2385">
      <w:pPr>
        <w:rPr>
          <w:del w:id="979" w:author="Joey Comeaux" w:date="2026-03-04T08:24:00Z" w16du:dateUtc="2026-03-04T15:24:00Z"/>
        </w:rPr>
      </w:pPr>
    </w:p>
    <w:p w14:paraId="000001EF" w14:textId="6BF7237A" w:rsidR="00AD2385" w:rsidDel="00D13A4E" w:rsidRDefault="00000000">
      <w:pPr>
        <w:rPr>
          <w:del w:id="980" w:author="Joey Comeaux" w:date="2026-03-04T08:27:00Z" w16du:dateUtc="2026-03-04T15:27:00Z"/>
        </w:rPr>
      </w:pPr>
      <w:del w:id="981" w:author="Joey Comeaux" w:date="2026-03-04T08:27:00Z" w16du:dateUtc="2026-03-04T15:27:00Z">
        <w:r w:rsidDel="00D13A4E">
          <w:lastRenderedPageBreak/>
          <w:delText xml:space="preserve">At year 5 of the program, we did an overhaul of all the static datasets to ensure the QA has been done up to our standards. Following this process, static datasets will not be touched ever again, unless there are governance changes to our metadata that we implement and need to update (or we do a metadata overhaul exercise - see below). </w:delText>
        </w:r>
      </w:del>
    </w:p>
    <w:p w14:paraId="000001F0" w14:textId="0319012D" w:rsidR="00AD2385" w:rsidDel="00D13A4E" w:rsidRDefault="00AD2385">
      <w:pPr>
        <w:rPr>
          <w:del w:id="982" w:author="Joey Comeaux" w:date="2026-03-04T08:27:00Z" w16du:dateUtc="2026-03-04T15:27:00Z"/>
        </w:rPr>
      </w:pPr>
    </w:p>
    <w:p w14:paraId="000001F1" w14:textId="7625148D" w:rsidR="00AD2385" w:rsidDel="00D13A4E" w:rsidRDefault="00000000">
      <w:pPr>
        <w:rPr>
          <w:del w:id="983" w:author="Joey Comeaux" w:date="2026-03-04T08:27:00Z" w16du:dateUtc="2026-03-04T15:27:00Z"/>
        </w:rPr>
      </w:pPr>
      <w:del w:id="984" w:author="Joey Comeaux" w:date="2026-03-04T08:27:00Z" w16du:dateUtc="2026-03-04T15:27:00Z">
        <w:r w:rsidDel="00D13A4E">
          <w:delText>The three primary goals are (1) confidence about data quality (2) improvements to data standards (3) suggestions for improvements to data QA automation. We strive to meet these goals by the below dimensions of QA.</w:delText>
        </w:r>
      </w:del>
    </w:p>
    <w:p w14:paraId="000001F2" w14:textId="07924EA7" w:rsidR="00AD2385" w:rsidDel="00D13A4E" w:rsidRDefault="00AD2385">
      <w:pPr>
        <w:rPr>
          <w:del w:id="985" w:author="Joey Comeaux" w:date="2026-03-04T08:27:00Z" w16du:dateUtc="2026-03-04T15:27:00Z"/>
        </w:rPr>
      </w:pPr>
    </w:p>
    <w:p w14:paraId="000001F3" w14:textId="5EA2F92A" w:rsidR="00AD2385" w:rsidDel="00D13A4E" w:rsidRDefault="00000000">
      <w:pPr>
        <w:rPr>
          <w:del w:id="986" w:author="Joey Comeaux" w:date="2026-03-04T08:27:00Z" w16du:dateUtc="2026-03-04T15:27:00Z"/>
        </w:rPr>
      </w:pPr>
      <w:customXmlDelRangeStart w:id="987" w:author="Joey Comeaux" w:date="2026-03-04T08:27:00Z"/>
      <w:sdt>
        <w:sdtPr>
          <w:tag w:val="goog_rdk_28"/>
          <w:id w:val="1565186215"/>
        </w:sdtPr>
        <w:sdtContent>
          <w:customXmlDelRangeEnd w:id="987"/>
          <w:customXmlDelRangeStart w:id="988" w:author="Joey Comeaux" w:date="2026-03-04T08:27:00Z"/>
        </w:sdtContent>
      </w:sdt>
      <w:customXmlDelRangeEnd w:id="988"/>
      <w:del w:id="989" w:author="Joey Comeaux" w:date="2026-03-04T08:27:00Z" w16du:dateUtc="2026-03-04T15:27:00Z">
        <w:r w:rsidDel="00D13A4E">
          <w:delText>There are 5 primary dimensions to QA of maintenance on this project:</w:delText>
        </w:r>
      </w:del>
    </w:p>
    <w:p w14:paraId="000001F4" w14:textId="7F765294" w:rsidR="00AD2385" w:rsidDel="00DB717F" w:rsidRDefault="00000000">
      <w:pPr>
        <w:rPr>
          <w:del w:id="990" w:author="Joey Comeaux" w:date="2026-03-04T08:07:00Z" w16du:dateUtc="2026-03-04T15:07:00Z"/>
          <w:b/>
          <w:bCs/>
          <w:u w:val="single"/>
        </w:rPr>
      </w:pPr>
      <w:del w:id="991" w:author="Joey Comeaux" w:date="2026-03-04T08:07:00Z" w16du:dateUtc="2026-03-04T15:07:00Z">
        <w:r w:rsidDel="00DB717F">
          <w:rPr>
            <w:b/>
            <w:bCs/>
            <w:u w:val="single"/>
          </w:rPr>
          <w:delText>1) Metadata QA</w:delText>
        </w:r>
      </w:del>
    </w:p>
    <w:p w14:paraId="000001F5" w14:textId="041F1867" w:rsidR="00AD2385" w:rsidDel="00DB717F" w:rsidRDefault="00000000">
      <w:pPr>
        <w:rPr>
          <w:del w:id="992" w:author="Joey Comeaux" w:date="2026-03-04T08:07:00Z" w16du:dateUtc="2026-03-04T15:07:00Z"/>
        </w:rPr>
      </w:pPr>
      <w:del w:id="993" w:author="Joey Comeaux" w:date="2026-03-04T08:07:00Z" w16du:dateUtc="2026-03-04T15:07:00Z">
        <w:r w:rsidDel="00DB717F">
          <w:delText xml:space="preserve">Validate that the metadata is accurate, digestible, and adds value to </w:delText>
        </w:r>
        <w:commentRangeStart w:id="994"/>
        <w:r w:rsidDel="00DB717F">
          <w:delText>the</w:delText>
        </w:r>
      </w:del>
      <w:commentRangeEnd w:id="994"/>
      <w:r w:rsidR="00DB717F">
        <w:rPr>
          <w:rStyle w:val="CommentReference"/>
          <w:sz w:val="22"/>
          <w:szCs w:val="22"/>
        </w:rPr>
        <w:commentReference w:id="994"/>
      </w:r>
      <w:del w:id="995" w:author="Joey Comeaux" w:date="2026-03-04T08:07:00Z" w16du:dateUtc="2026-03-04T15:07:00Z">
        <w:r w:rsidDel="00DB717F">
          <w:delText xml:space="preserve"> data. More details in our </w:delText>
        </w:r>
        <w:r w:rsidR="00AD2385" w:rsidDel="00DB717F">
          <w:fldChar w:fldCharType="begin"/>
        </w:r>
        <w:r w:rsidR="00AD2385" w:rsidDel="00DB717F">
          <w:delInstrText>HYPERLINK "https://github.com/GoCodeColorado/bic_etl/tree/production/qa/1_metadata" \h</w:delInstrText>
        </w:r>
        <w:r w:rsidR="00AD2385" w:rsidDel="00DB717F">
          <w:fldChar w:fldCharType="separate"/>
        </w:r>
        <w:r w:rsidR="00AD2385" w:rsidDel="00DB717F">
          <w:rPr>
            <w:color w:val="1155CC"/>
            <w:u w:val="single"/>
          </w:rPr>
          <w:delText>process documentat</w:delText>
        </w:r>
        <w:r w:rsidR="00AD2385" w:rsidDel="00DB717F">
          <w:rPr>
            <w:color w:val="1155CC"/>
            <w:u w:val="single"/>
          </w:rPr>
          <w:delText>i</w:delText>
        </w:r>
        <w:r w:rsidR="00AD2385" w:rsidDel="00DB717F">
          <w:rPr>
            <w:color w:val="1155CC"/>
            <w:u w:val="single"/>
          </w:rPr>
          <w:delText>on</w:delText>
        </w:r>
        <w:r w:rsidR="00AD2385" w:rsidDel="00DB717F">
          <w:fldChar w:fldCharType="end"/>
        </w:r>
        <w:r w:rsidDel="00DB717F">
          <w:delText>.</w:delText>
        </w:r>
      </w:del>
    </w:p>
    <w:p w14:paraId="000001F6" w14:textId="37F7D87F" w:rsidR="00AD2385" w:rsidDel="00DB717F" w:rsidRDefault="00AD2385">
      <w:pPr>
        <w:rPr>
          <w:del w:id="996" w:author="Joey Comeaux" w:date="2026-03-04T08:07:00Z" w16du:dateUtc="2026-03-04T15:07:00Z"/>
        </w:rPr>
      </w:pPr>
    </w:p>
    <w:p w14:paraId="000001F7" w14:textId="45183F2C" w:rsidR="00AD2385" w:rsidDel="00DB717F" w:rsidRDefault="00000000">
      <w:pPr>
        <w:rPr>
          <w:del w:id="997" w:author="Joey Comeaux" w:date="2026-03-04T08:07:00Z" w16du:dateUtc="2026-03-04T15:07:00Z"/>
          <w:b/>
          <w:bCs/>
          <w:u w:val="single"/>
        </w:rPr>
      </w:pPr>
      <w:del w:id="998" w:author="Joey Comeaux" w:date="2026-03-04T08:07:00Z" w16du:dateUtc="2026-03-04T15:07:00Z">
        <w:r w:rsidDel="00DB717F">
          <w:rPr>
            <w:b/>
            <w:bCs/>
            <w:u w:val="single"/>
          </w:rPr>
          <w:delText>2) CIM QA</w:delText>
        </w:r>
      </w:del>
    </w:p>
    <w:p w14:paraId="000001F8" w14:textId="6432811B" w:rsidR="00AD2385" w:rsidDel="00DB717F" w:rsidRDefault="00000000">
      <w:pPr>
        <w:rPr>
          <w:del w:id="999" w:author="Joey Comeaux" w:date="2026-03-04T08:07:00Z" w16du:dateUtc="2026-03-04T15:07:00Z"/>
        </w:rPr>
      </w:pPr>
      <w:del w:id="1000" w:author="Joey Comeaux" w:date="2026-03-04T08:07:00Z" w16du:dateUtc="2026-03-04T15:07:00Z">
        <w:r w:rsidDel="00DB717F">
          <w:delText xml:space="preserve">Validate that the CIM platform is providing accurate metrics and downloads work as expected. More details in our </w:delText>
        </w:r>
        <w:r w:rsidR="00AD2385" w:rsidDel="00DB717F">
          <w:fldChar w:fldCharType="begin"/>
        </w:r>
        <w:r w:rsidR="00AD2385" w:rsidDel="00DB717F">
          <w:delInstrText>HYPERLINK "https://github.com/GoCodeColorado/bic_etl/tree/production/qa/2_cim" \h</w:delInstrText>
        </w:r>
        <w:r w:rsidR="00AD2385" w:rsidDel="00DB717F">
          <w:fldChar w:fldCharType="separate"/>
        </w:r>
        <w:r w:rsidR="00AD2385" w:rsidDel="00DB717F">
          <w:rPr>
            <w:color w:val="1155CC"/>
            <w:u w:val="single"/>
          </w:rPr>
          <w:delText>process doc</w:delText>
        </w:r>
        <w:r w:rsidR="00AD2385" w:rsidDel="00DB717F">
          <w:rPr>
            <w:color w:val="1155CC"/>
            <w:u w:val="single"/>
          </w:rPr>
          <w:delText>u</w:delText>
        </w:r>
        <w:r w:rsidR="00AD2385" w:rsidDel="00DB717F">
          <w:rPr>
            <w:color w:val="1155CC"/>
            <w:u w:val="single"/>
          </w:rPr>
          <w:delText>mentation</w:delText>
        </w:r>
        <w:r w:rsidR="00AD2385" w:rsidDel="00DB717F">
          <w:fldChar w:fldCharType="end"/>
        </w:r>
        <w:r w:rsidDel="00DB717F">
          <w:delText>.</w:delText>
        </w:r>
      </w:del>
    </w:p>
    <w:p w14:paraId="000001F9" w14:textId="008FE1AC" w:rsidR="00AD2385" w:rsidDel="00DB717F" w:rsidRDefault="00AD2385">
      <w:pPr>
        <w:rPr>
          <w:del w:id="1001" w:author="Joey Comeaux" w:date="2026-03-04T08:07:00Z" w16du:dateUtc="2026-03-04T15:07:00Z"/>
        </w:rPr>
      </w:pPr>
    </w:p>
    <w:p w14:paraId="000001FA" w14:textId="37222DF2" w:rsidR="00AD2385" w:rsidDel="00DB717F" w:rsidRDefault="00000000">
      <w:pPr>
        <w:rPr>
          <w:del w:id="1002" w:author="Joey Comeaux" w:date="2026-03-04T08:07:00Z" w16du:dateUtc="2026-03-04T15:07:00Z"/>
          <w:b/>
          <w:bCs/>
          <w:u w:val="single"/>
        </w:rPr>
      </w:pPr>
      <w:del w:id="1003" w:author="Joey Comeaux" w:date="2026-03-04T08:07:00Z" w16du:dateUtc="2026-03-04T15:07:00Z">
        <w:r w:rsidDel="00DB717F">
          <w:rPr>
            <w:b/>
            <w:bCs/>
            <w:u w:val="single"/>
          </w:rPr>
          <w:delText>3) Publisher QA</w:delText>
        </w:r>
      </w:del>
    </w:p>
    <w:p w14:paraId="000001FB" w14:textId="26BF2C67" w:rsidR="00AD2385" w:rsidDel="00DB717F" w:rsidRDefault="00000000">
      <w:pPr>
        <w:rPr>
          <w:del w:id="1004" w:author="Joey Comeaux" w:date="2026-03-04T08:07:00Z" w16du:dateUtc="2026-03-04T15:07:00Z"/>
        </w:rPr>
      </w:pPr>
      <w:del w:id="1005" w:author="Joey Comeaux" w:date="2026-03-04T08:07:00Z" w16du:dateUtc="2026-03-04T15:07:00Z">
        <w:r w:rsidDel="00DB717F">
          <w:delText xml:space="preserve">Validate that the data publisher is providing data that is logical and has no obvious flaws/errors. More details in our </w:delText>
        </w:r>
        <w:r w:rsidR="00AD2385" w:rsidDel="00DB717F">
          <w:fldChar w:fldCharType="begin"/>
        </w:r>
        <w:r w:rsidR="00AD2385" w:rsidDel="00DB717F">
          <w:delInstrText>HYPERLINK "https://github.com/GoCodeColorado/bic_etl/blob/production/qa/3_publisher" \h</w:delInstrText>
        </w:r>
        <w:r w:rsidR="00AD2385" w:rsidDel="00DB717F">
          <w:fldChar w:fldCharType="separate"/>
        </w:r>
        <w:r w:rsidR="00AD2385" w:rsidDel="00DB717F">
          <w:rPr>
            <w:color w:val="1155CC"/>
            <w:u w:val="single"/>
          </w:rPr>
          <w:delText>process documentation</w:delText>
        </w:r>
        <w:r w:rsidR="00AD2385" w:rsidDel="00DB717F">
          <w:fldChar w:fldCharType="end"/>
        </w:r>
        <w:r w:rsidDel="00DB717F">
          <w:delText>.</w:delText>
        </w:r>
      </w:del>
    </w:p>
    <w:p w14:paraId="000001FC" w14:textId="0F172D22" w:rsidR="00AD2385" w:rsidDel="00DB717F" w:rsidRDefault="00AD2385">
      <w:pPr>
        <w:rPr>
          <w:del w:id="1006" w:author="Joey Comeaux" w:date="2026-03-04T08:07:00Z" w16du:dateUtc="2026-03-04T15:07:00Z"/>
        </w:rPr>
      </w:pPr>
    </w:p>
    <w:p w14:paraId="000001FD" w14:textId="1EE876E7" w:rsidR="00AD2385" w:rsidDel="00DB717F" w:rsidRDefault="00000000">
      <w:pPr>
        <w:rPr>
          <w:del w:id="1007" w:author="Joey Comeaux" w:date="2026-03-04T08:07:00Z" w16du:dateUtc="2026-03-04T15:07:00Z"/>
          <w:b/>
          <w:bCs/>
          <w:u w:val="single"/>
        </w:rPr>
      </w:pPr>
      <w:del w:id="1008" w:author="Joey Comeaux" w:date="2026-03-04T08:07:00Z" w16du:dateUtc="2026-03-04T15:07:00Z">
        <w:r w:rsidDel="00DB717F">
          <w:rPr>
            <w:b/>
            <w:bCs/>
            <w:u w:val="single"/>
          </w:rPr>
          <w:delText>4) BIC ETL QA</w:delText>
        </w:r>
      </w:del>
    </w:p>
    <w:p w14:paraId="000001FE" w14:textId="18DAD3BB" w:rsidR="00AD2385" w:rsidDel="00DB717F" w:rsidRDefault="00000000">
      <w:pPr>
        <w:rPr>
          <w:del w:id="1009" w:author="Joey Comeaux" w:date="2026-03-04T08:07:00Z" w16du:dateUtc="2026-03-04T15:07:00Z"/>
        </w:rPr>
      </w:pPr>
      <w:del w:id="1010" w:author="Joey Comeaux" w:date="2026-03-04T08:07:00Z" w16du:dateUtc="2026-03-04T15:07:00Z">
        <w:r w:rsidDel="00DB717F">
          <w:delText xml:space="preserve">Validate that the data published is accurate to the source, according to our data ETL process. More details in our </w:delText>
        </w:r>
        <w:r w:rsidR="00AD2385" w:rsidDel="00DB717F">
          <w:fldChar w:fldCharType="begin"/>
        </w:r>
        <w:r w:rsidR="00AD2385" w:rsidDel="00DB717F">
          <w:delInstrText>HYPERLINK "https://github.com/GoCodeColorado/bic_etl/blob/production/qa/4_bic_etl" \h</w:delInstrText>
        </w:r>
        <w:r w:rsidR="00AD2385" w:rsidDel="00DB717F">
          <w:fldChar w:fldCharType="separate"/>
        </w:r>
        <w:r w:rsidR="00AD2385" w:rsidDel="00DB717F">
          <w:rPr>
            <w:color w:val="1155CC"/>
            <w:u w:val="single"/>
          </w:rPr>
          <w:delText>process documentation</w:delText>
        </w:r>
        <w:r w:rsidR="00AD2385" w:rsidDel="00DB717F">
          <w:fldChar w:fldCharType="end"/>
        </w:r>
        <w:r w:rsidDel="00DB717F">
          <w:delText>.</w:delText>
        </w:r>
      </w:del>
    </w:p>
    <w:p w14:paraId="000001FF" w14:textId="1DF97B89" w:rsidR="00AD2385" w:rsidDel="00DB717F" w:rsidRDefault="00AD2385">
      <w:pPr>
        <w:rPr>
          <w:del w:id="1011" w:author="Joey Comeaux" w:date="2026-03-04T08:07:00Z" w16du:dateUtc="2026-03-04T15:07:00Z"/>
        </w:rPr>
      </w:pPr>
    </w:p>
    <w:p w14:paraId="00000200" w14:textId="65B780BC" w:rsidR="00AD2385" w:rsidDel="00DB717F" w:rsidRDefault="00000000">
      <w:pPr>
        <w:rPr>
          <w:del w:id="1012" w:author="Joey Comeaux" w:date="2026-03-04T08:07:00Z" w16du:dateUtc="2026-03-04T15:07:00Z"/>
          <w:b/>
          <w:bCs/>
          <w:u w:val="single"/>
        </w:rPr>
      </w:pPr>
      <w:del w:id="1013" w:author="Joey Comeaux" w:date="2026-03-04T08:07:00Z" w16du:dateUtc="2026-03-04T15:07:00Z">
        <w:r w:rsidDel="00DB717F">
          <w:rPr>
            <w:b/>
            <w:bCs/>
            <w:u w:val="single"/>
          </w:rPr>
          <w:delText>5) Publisher Update Timeline QA</w:delText>
        </w:r>
      </w:del>
    </w:p>
    <w:p w14:paraId="00000201" w14:textId="5F3EE444" w:rsidR="00AD2385" w:rsidDel="00DB717F" w:rsidRDefault="00000000">
      <w:pPr>
        <w:rPr>
          <w:del w:id="1014" w:author="Joey Comeaux" w:date="2026-03-04T08:07:00Z" w16du:dateUtc="2026-03-04T15:07:00Z"/>
        </w:rPr>
      </w:pPr>
      <w:del w:id="1015" w:author="Joey Comeaux" w:date="2026-03-04T08:07:00Z" w16du:dateUtc="2026-03-04T15:07:00Z">
        <w:r w:rsidDel="00DB717F">
          <w:delText xml:space="preserve">Validate the data is continuing to be updated in the expected timeline. More details in our </w:delText>
        </w:r>
        <w:r w:rsidR="00AD2385" w:rsidDel="00DB717F">
          <w:fldChar w:fldCharType="begin"/>
        </w:r>
        <w:r w:rsidR="00AD2385" w:rsidDel="00DB717F">
          <w:delInstrText>HYPERLINK "https://github.com/GoCodeColorado/bic_etl/blob/production/qa/5_publisher_update" \h</w:delInstrText>
        </w:r>
        <w:r w:rsidR="00AD2385" w:rsidDel="00DB717F">
          <w:fldChar w:fldCharType="separate"/>
        </w:r>
        <w:r w:rsidR="00AD2385" w:rsidDel="00DB717F">
          <w:rPr>
            <w:color w:val="1155CC"/>
            <w:u w:val="single"/>
          </w:rPr>
          <w:delText>process documentation</w:delText>
        </w:r>
        <w:r w:rsidR="00AD2385" w:rsidDel="00DB717F">
          <w:fldChar w:fldCharType="end"/>
        </w:r>
        <w:r w:rsidDel="00DB717F">
          <w:delText>.</w:delText>
        </w:r>
      </w:del>
    </w:p>
    <w:p w14:paraId="3496BF4B" w14:textId="77777777" w:rsidR="00DB717F" w:rsidRDefault="00DB717F">
      <w:pPr>
        <w:pStyle w:val="Heading1"/>
        <w:rPr>
          <w:ins w:id="1016" w:author="Joey Comeaux" w:date="2026-03-04T08:07:00Z" w16du:dateUtc="2026-03-04T15:07:00Z"/>
        </w:rPr>
      </w:pPr>
      <w:bookmarkStart w:id="1017" w:name="_heading=h.206ipza" w:colFirst="0" w:colLast="0"/>
      <w:bookmarkEnd w:id="1017"/>
    </w:p>
    <w:p w14:paraId="00000202" w14:textId="0AC7F88C" w:rsidR="00AD2385" w:rsidRDefault="00000000">
      <w:pPr>
        <w:pStyle w:val="Heading1"/>
      </w:pPr>
      <w:r>
        <w:t>Environment Setup</w:t>
      </w:r>
    </w:p>
    <w:p w14:paraId="00000203" w14:textId="77777777" w:rsidR="00AD2385" w:rsidRDefault="00000000">
      <w:pPr>
        <w:pStyle w:val="Heading2"/>
      </w:pPr>
      <w:bookmarkStart w:id="1018" w:name="_heading=h.4k668n3" w:colFirst="0" w:colLast="0"/>
      <w:bookmarkEnd w:id="1018"/>
      <w:r>
        <w:t>GitHub Repository</w:t>
      </w:r>
    </w:p>
    <w:p w14:paraId="00000204" w14:textId="77777777" w:rsidR="00AD2385" w:rsidRDefault="00000000">
      <w:pPr>
        <w:rPr>
          <w:b/>
          <w:bCs/>
          <w:u w:val="single"/>
        </w:rPr>
      </w:pPr>
      <w:r>
        <w:rPr>
          <w:b/>
          <w:bCs/>
          <w:u w:val="single"/>
        </w:rPr>
        <w:t>Overview</w:t>
      </w:r>
    </w:p>
    <w:p w14:paraId="00000205" w14:textId="13D39CB5" w:rsidR="00AD2385" w:rsidRDefault="00000000">
      <w:r>
        <w:t xml:space="preserve">The official scripts used to run the Maintenance Server can be found in the GitHub repository: </w:t>
      </w:r>
      <w:hyperlink r:id="rId63">
        <w:r w:rsidR="00AD2385">
          <w:rPr>
            <w:color w:val="1155CC"/>
            <w:u w:val="single"/>
          </w:rPr>
          <w:t>https://github.com/GoCodeColorado/bic_etl</w:t>
        </w:r>
      </w:hyperlink>
      <w:r>
        <w:t xml:space="preserve"> (access approval required). This workspace contains all current scripts and is also used to house the historical versions of the scripts</w:t>
      </w:r>
      <w:ins w:id="1019" w:author="Joey Comeaux" w:date="2026-03-04T09:01:00Z" w16du:dateUtc="2026-03-04T16:01:00Z">
        <w:r w:rsidR="00DE030A">
          <w:t>, though effort has gone into removing the historical scripts as they are available through GitHub branchs in the repository</w:t>
        </w:r>
      </w:ins>
      <w:r>
        <w:t xml:space="preserve">. It is designed to be a Continuous Integration/Continuous Delivery </w:t>
      </w:r>
      <w:r>
        <w:lastRenderedPageBreak/>
        <w:t>(CI/CD) system, with easy usage on a local machine and automatic pulls onto the maintenance server for implementation.</w:t>
      </w:r>
    </w:p>
    <w:p w14:paraId="00000206" w14:textId="77777777" w:rsidR="00AD2385" w:rsidRDefault="00AD2385"/>
    <w:p w14:paraId="00000207" w14:textId="77777777" w:rsidR="00AD2385" w:rsidRDefault="00000000">
      <w:r>
        <w:t>In order to use this code, the following tools will need to be set up and understood.</w:t>
      </w:r>
    </w:p>
    <w:p w14:paraId="00000208" w14:textId="77777777" w:rsidR="00AD2385" w:rsidRDefault="00AD2385"/>
    <w:p w14:paraId="00000209" w14:textId="77777777" w:rsidR="00AD2385" w:rsidRDefault="00000000">
      <w:pPr>
        <w:rPr>
          <w:b/>
          <w:bCs/>
          <w:u w:val="single"/>
        </w:rPr>
      </w:pPr>
      <w:r>
        <w:rPr>
          <w:b/>
          <w:bCs/>
          <w:u w:val="single"/>
        </w:rPr>
        <w:t>Code Editor</w:t>
      </w:r>
    </w:p>
    <w:p w14:paraId="0000020A" w14:textId="77777777" w:rsidR="00AD2385" w:rsidRDefault="00000000">
      <w:r>
        <w:t xml:space="preserve">This is almost a complete preference. If you do not have a place to start, consider </w:t>
      </w:r>
      <w:hyperlink r:id="rId64">
        <w:r w:rsidR="00AD2385">
          <w:rPr>
            <w:color w:val="1155CC"/>
            <w:u w:val="single"/>
          </w:rPr>
          <w:t>VS Code</w:t>
        </w:r>
      </w:hyperlink>
      <w:r>
        <w:t xml:space="preserve"> (Microsoft product). It is easily usable with lots of documentation, syncs to git and GitHub, and provides a lot of 3rd party integrations for ease of use. Other possible options include Atom, Brackets, notepad++, and many more.</w:t>
      </w:r>
    </w:p>
    <w:p w14:paraId="0000020B" w14:textId="77777777" w:rsidR="00AD2385" w:rsidRDefault="00AD2385"/>
    <w:p w14:paraId="0000020C" w14:textId="77777777" w:rsidR="00AD2385" w:rsidRDefault="00000000">
      <w:pPr>
        <w:rPr>
          <w:b/>
          <w:bCs/>
          <w:u w:val="single"/>
        </w:rPr>
      </w:pPr>
      <w:r>
        <w:rPr>
          <w:b/>
          <w:bCs/>
          <w:u w:val="single"/>
        </w:rPr>
        <w:t>Node</w:t>
      </w:r>
    </w:p>
    <w:p w14:paraId="0000020D" w14:textId="77777777" w:rsidR="00AD2385" w:rsidRDefault="00000000">
      <w:pPr>
        <w:widowControl w:val="0"/>
      </w:pPr>
      <w:r>
        <w:t xml:space="preserve">The system requires at least node 10.x, due to the code redesign. You can download Node for your OS </w:t>
      </w:r>
      <w:hyperlink r:id="rId65">
        <w:r w:rsidR="00AD2385">
          <w:rPr>
            <w:color w:val="1155CC"/>
            <w:u w:val="single"/>
          </w:rPr>
          <w:t>h</w:t>
        </w:r>
        <w:r w:rsidR="00AD2385">
          <w:rPr>
            <w:color w:val="1155CC"/>
            <w:u w:val="single"/>
          </w:rPr>
          <w:t>e</w:t>
        </w:r>
        <w:r w:rsidR="00AD2385">
          <w:rPr>
            <w:color w:val="1155CC"/>
            <w:u w:val="single"/>
          </w:rPr>
          <w:t>re</w:t>
        </w:r>
      </w:hyperlink>
      <w:r>
        <w:t xml:space="preserve">. You can verify your node version by opening a command prompt and typing </w:t>
      </w:r>
      <w:r>
        <w:rPr>
          <w:i/>
          <w:iCs/>
        </w:rPr>
        <w:t>node --version</w:t>
      </w:r>
      <w:r>
        <w:t>. Uninstalling and re-installing node can be problematic, please consult recent tutorials and/or your system manager.</w:t>
      </w:r>
    </w:p>
    <w:p w14:paraId="0000020E" w14:textId="77777777" w:rsidR="00AD2385" w:rsidRDefault="00AD2385">
      <w:pPr>
        <w:widowControl w:val="0"/>
        <w:rPr>
          <w:rFonts w:ascii="Times New Roman" w:eastAsia="Times New Roman" w:hAnsi="Times New Roman" w:cs="Times New Roman"/>
          <w:sz w:val="24"/>
          <w:szCs w:val="24"/>
        </w:rPr>
      </w:pPr>
    </w:p>
    <w:p w14:paraId="0000020F" w14:textId="77777777" w:rsidR="00AD2385" w:rsidRDefault="00000000">
      <w:pPr>
        <w:rPr>
          <w:b/>
          <w:bCs/>
          <w:u w:val="single"/>
        </w:rPr>
      </w:pPr>
      <w:r>
        <w:rPr>
          <w:b/>
          <w:bCs/>
          <w:u w:val="single"/>
        </w:rPr>
        <w:t>GitHub UI (if necessary)</w:t>
      </w:r>
    </w:p>
    <w:p w14:paraId="00000210" w14:textId="299DFBB2" w:rsidR="00AD2385" w:rsidRDefault="00000000">
      <w:pPr>
        <w:rPr>
          <w:ins w:id="1020" w:author="Joey Comeaux" w:date="2026-03-04T09:04:00Z" w16du:dateUtc="2026-03-04T16:04:00Z"/>
        </w:rPr>
      </w:pPr>
      <w:r>
        <w:t xml:space="preserve">There are a number of ways to sync to GitHub, including most IDE’s. If the manual external control is desired, checkout the </w:t>
      </w:r>
      <w:hyperlink r:id="rId66">
        <w:r w:rsidR="00AD2385">
          <w:rPr>
            <w:color w:val="1155CC"/>
            <w:u w:val="single"/>
          </w:rPr>
          <w:t>GitHub UI</w:t>
        </w:r>
      </w:hyperlink>
      <w:r>
        <w:t xml:space="preserve"> (system agnostic). It gives a better, more complete visual representation of what git and GitHub are doing.</w:t>
      </w:r>
      <w:ins w:id="1021" w:author="Joey Comeaux" w:date="2026-03-04T09:03:00Z" w16du:dateUtc="2026-03-04T16:03:00Z">
        <w:r w:rsidR="00DE030A">
          <w:t xml:space="preserve">  The VS</w:t>
        </w:r>
      </w:ins>
      <w:ins w:id="1022" w:author="Joey Comeaux" w:date="2026-03-04T09:04:00Z" w16du:dateUtc="2026-03-04T16:04:00Z">
        <w:r w:rsidR="00DE030A">
          <w:t xml:space="preserve"> Code editor noted above has extensions for working with GitHub repositories. </w:t>
        </w:r>
      </w:ins>
    </w:p>
    <w:p w14:paraId="21F5268F" w14:textId="77777777" w:rsidR="00DE030A" w:rsidRDefault="00DE030A"/>
    <w:p w14:paraId="00000211" w14:textId="5CF2BBEE" w:rsidR="00AD2385" w:rsidDel="00DE030A" w:rsidRDefault="00000000" w:rsidP="00DE030A">
      <w:pPr>
        <w:rPr>
          <w:del w:id="1023" w:author="Joey Comeaux" w:date="2026-03-04T09:05:00Z" w16du:dateUtc="2026-03-04T16:05:00Z"/>
          <w:b/>
          <w:bCs/>
          <w:color w:val="1155CC"/>
          <w:u w:val="single"/>
        </w:rPr>
      </w:pPr>
      <w:sdt>
        <w:sdtPr>
          <w:tag w:val="goog_rdk_29"/>
          <w:id w:val="-1983974350"/>
        </w:sdtPr>
        <w:sdtContent>
          <w:commentRangeStart w:id="1024"/>
        </w:sdtContent>
      </w:sdt>
      <w:del w:id="1025" w:author="Joey Comeaux" w:date="2026-03-04T09:05:00Z" w16du:dateUtc="2026-03-04T16:05:00Z">
        <w:r w:rsidDel="00DE030A">
          <w:rPr>
            <w:b/>
            <w:bCs/>
            <w:u w:val="single"/>
          </w:rPr>
          <w:delText>Open Refine - (optional, old processes)</w:delText>
        </w:r>
        <w:r w:rsidDel="00DE030A">
          <w:fldChar w:fldCharType="begin"/>
        </w:r>
        <w:r w:rsidDel="00DE030A">
          <w:delInstrText xml:space="preserve"> HYPERLINK "http://notepad-plus-plus.org/download/v6.6.7.html" </w:delInstrText>
        </w:r>
        <w:r w:rsidDel="00DE030A">
          <w:fldChar w:fldCharType="separate"/>
        </w:r>
      </w:del>
    </w:p>
    <w:p w14:paraId="00000212" w14:textId="54427663" w:rsidR="00AD2385" w:rsidRDefault="00000000" w:rsidP="00DE030A">
      <w:del w:id="1026" w:author="Joey Comeaux" w:date="2026-03-04T09:05:00Z" w16du:dateUtc="2026-03-04T16:05:00Z">
        <w:r w:rsidDel="00DE030A">
          <w:fldChar w:fldCharType="end"/>
        </w:r>
        <w:r w:rsidDel="00DE030A">
          <w:delText xml:space="preserve">The link to download Open Refine is here: </w:delText>
        </w:r>
        <w:r w:rsidR="00AD2385" w:rsidDel="00DE030A">
          <w:fldChar w:fldCharType="begin"/>
        </w:r>
        <w:r w:rsidR="00AD2385" w:rsidDel="00DE030A">
          <w:delInstrText>HYPERLINK "http://openrefine.org/download.html" \h</w:delInstrText>
        </w:r>
        <w:r w:rsidR="00AD2385" w:rsidDel="00DE030A">
          <w:fldChar w:fldCharType="separate"/>
        </w:r>
        <w:r w:rsidR="00AD2385" w:rsidDel="00DE030A">
          <w:rPr>
            <w:color w:val="0000FF"/>
            <w:u w:val="single"/>
          </w:rPr>
          <w:delText>http://openrefine.org/download.html</w:delText>
        </w:r>
        <w:r w:rsidR="00AD2385" w:rsidDel="00DE030A">
          <w:fldChar w:fldCharType="end"/>
        </w:r>
        <w:r w:rsidDel="00DE030A">
          <w:delText>. This has not been used since Year 2, and creates rule sets to normalize data columns (like cities in Colorado, correcting spelling mistakes).</w:delText>
        </w:r>
        <w:commentRangeEnd w:id="1024"/>
        <w:r w:rsidR="00BF584B" w:rsidDel="00DE030A">
          <w:rPr>
            <w:rStyle w:val="CommentReference"/>
            <w:sz w:val="22"/>
            <w:szCs w:val="22"/>
          </w:rPr>
          <w:commentReference w:id="1024"/>
        </w:r>
      </w:del>
    </w:p>
    <w:p w14:paraId="00000213" w14:textId="77777777" w:rsidR="00AD2385" w:rsidRDefault="00AD2385"/>
    <w:p w14:paraId="00000214" w14:textId="4B4A1CEF" w:rsidR="00AD2385" w:rsidRDefault="00000000">
      <w:pPr>
        <w:spacing w:line="240" w:lineRule="auto"/>
        <w:rPr>
          <w:b/>
          <w:bCs/>
          <w:u w:val="single"/>
        </w:rPr>
      </w:pPr>
      <w:sdt>
        <w:sdtPr>
          <w:tag w:val="goog_rdk_30"/>
          <w:id w:val="1648495781"/>
        </w:sdtPr>
        <w:sdtContent>
          <w:commentRangeStart w:id="1027"/>
        </w:sdtContent>
      </w:sdt>
      <w:sdt>
        <w:sdtPr>
          <w:tag w:val="goog_rdk_31"/>
          <w:id w:val="-23306009"/>
        </w:sdtPr>
        <w:sdtContent>
          <w:commentRangeStart w:id="1028"/>
        </w:sdtContent>
      </w:sdt>
      <w:r>
        <w:rPr>
          <w:b/>
          <w:bCs/>
          <w:u w:val="single"/>
        </w:rPr>
        <w:t>Python 3</w:t>
      </w:r>
      <w:ins w:id="1029" w:author="Joey Comeaux" w:date="2026-03-04T11:22:00Z" w16du:dateUtc="2026-03-04T18:22:00Z">
        <w:r w:rsidR="00F05330">
          <w:rPr>
            <w:b/>
            <w:bCs/>
            <w:u w:val="single"/>
          </w:rPr>
          <w:t>.11</w:t>
        </w:r>
      </w:ins>
      <w:del w:id="1030" w:author="Joey Comeaux" w:date="2026-03-04T11:22:00Z" w16du:dateUtc="2026-03-04T18:22:00Z">
        <w:r w:rsidDel="00F05330">
          <w:rPr>
            <w:b/>
            <w:bCs/>
            <w:u w:val="single"/>
          </w:rPr>
          <w:delText>.6</w:delText>
        </w:r>
      </w:del>
      <w:commentRangeEnd w:id="1027"/>
      <w:r w:rsidR="00BF584B">
        <w:rPr>
          <w:rStyle w:val="CommentReference"/>
          <w:b/>
          <w:bCs/>
          <w:sz w:val="22"/>
          <w:szCs w:val="22"/>
          <w:u w:val="single"/>
        </w:rPr>
        <w:commentReference w:id="1027"/>
      </w:r>
      <w:commentRangeEnd w:id="1028"/>
      <w:r>
        <w:rPr>
          <w:rStyle w:val="CommentReference"/>
          <w:b/>
          <w:bCs/>
          <w:sz w:val="22"/>
          <w:szCs w:val="22"/>
          <w:u w:val="single"/>
        </w:rPr>
        <w:commentReference w:id="1028"/>
      </w:r>
    </w:p>
    <w:p w14:paraId="6B788CF1" w14:textId="39EBD9D1" w:rsidR="00F05330" w:rsidRDefault="00000000" w:rsidP="00F05330">
      <w:pPr>
        <w:spacing w:line="240" w:lineRule="auto"/>
        <w:rPr>
          <w:ins w:id="1031" w:author="Joey Comeaux" w:date="2026-03-04T11:30:00Z" w16du:dateUtc="2026-03-04T18:30:00Z"/>
        </w:rPr>
      </w:pPr>
      <w:r>
        <w:t xml:space="preserve">Python 3 </w:t>
      </w:r>
      <w:del w:id="1032" w:author="Joey Comeaux" w:date="2026-03-04T11:26:00Z" w16du:dateUtc="2026-03-04T18:26:00Z">
        <w:r w:rsidDel="00F05330">
          <w:delText>(latest long term version)</w:delText>
        </w:r>
      </w:del>
      <w:r>
        <w:t xml:space="preserve"> is currently the only version required</w:t>
      </w:r>
      <w:ins w:id="1033" w:author="Joey Comeaux" w:date="2026-03-04T11:31:00Z" w16du:dateUtc="2026-03-04T18:31:00Z">
        <w:r w:rsidR="00F05330">
          <w:t>,</w:t>
        </w:r>
      </w:ins>
      <w:del w:id="1034" w:author="Joey Comeaux" w:date="2026-03-04T11:31:00Z" w16du:dateUtc="2026-03-04T18:31:00Z">
        <w:r w:rsidDel="00F05330">
          <w:delText>. U</w:delText>
        </w:r>
      </w:del>
      <w:ins w:id="1035" w:author="Joey Comeaux" w:date="2026-03-04T11:31:00Z" w16du:dateUtc="2026-03-04T18:31:00Z">
        <w:r w:rsidR="00F05330">
          <w:t>u</w:t>
        </w:r>
      </w:ins>
      <w:r>
        <w:t xml:space="preserve">sed on </w:t>
      </w:r>
      <w:del w:id="1036" w:author="Joey Comeaux" w:date="2026-03-04T11:31:00Z" w16du:dateUtc="2026-03-04T18:31:00Z">
        <w:r w:rsidDel="00F05330">
          <w:delText>a variety</w:delText>
        </w:r>
      </w:del>
      <w:r>
        <w:t xml:space="preserve"> </w:t>
      </w:r>
      <w:del w:id="1037" w:author="Joey Comeaux" w:date="2026-03-04T11:32:00Z" w16du:dateUtc="2026-03-04T18:32:00Z">
        <w:r w:rsidDel="00F05330">
          <w:delText>of</w:delText>
        </w:r>
      </w:del>
      <w:ins w:id="1038" w:author="Joey Comeaux" w:date="2026-03-04T11:32:00Z" w16du:dateUtc="2026-03-04T18:32:00Z">
        <w:r w:rsidR="00F05330">
          <w:t xml:space="preserve"> most</w:t>
        </w:r>
      </w:ins>
      <w:r>
        <w:t xml:space="preserve"> ETL processes, and the metadata updater. </w:t>
      </w:r>
      <w:ins w:id="1039" w:author="Joey Comeaux" w:date="2026-03-04T11:26:00Z" w16du:dateUtc="2026-03-04T18:26:00Z">
        <w:r w:rsidR="00F05330">
          <w:t xml:space="preserve">  We are using </w:t>
        </w:r>
        <w:r w:rsidR="00F05330">
          <w:fldChar w:fldCharType="begin"/>
        </w:r>
        <w:r w:rsidR="00F05330">
          <w:instrText>HYPERLINK "https://www.anaconda.com/platform?utm_source=google&amp;utm_medium=cpc&amp;utm_campaign=21002817494&amp;utm_term=&amp;utm_content=158032723905&amp;_bt=714153738898&amp;_bm=b&amp;_bn=g&amp;gad_source=1&amp;gad_campaignid=21002817494&amp;gbraid=0AAAAADtm4hGi0A3Z-dQzdbeGGbvoMNZty&amp;gclid=CjwKCAiAzZ_NBhAEEiwAMtqKy4G2ovt-o-KJf20Ff2KLARnOGkWDmK51I9dY4rI8FFKGr3jxJAZviRoCcLEQAvD_BwE"</w:instrText>
        </w:r>
        <w:r w:rsidR="00F05330">
          <w:fldChar w:fldCharType="separate"/>
        </w:r>
        <w:r w:rsidR="00F05330" w:rsidRPr="00F05330">
          <w:rPr>
            <w:rStyle w:val="Hyperlink"/>
          </w:rPr>
          <w:t>Anaconda</w:t>
        </w:r>
        <w:r w:rsidR="00F05330">
          <w:fldChar w:fldCharType="end"/>
        </w:r>
        <w:r w:rsidR="00F05330">
          <w:t xml:space="preserve"> as the Python environment and package manager, so Python is installed under Anaconda.  On the server, Python’s pip works well with the Anaconda environment setup. </w:t>
        </w:r>
      </w:ins>
      <w:ins w:id="1040" w:author="Joey Comeaux" w:date="2026-03-04T11:27:00Z" w16du:dateUtc="2026-03-04T18:27:00Z">
        <w:r w:rsidR="00F05330">
          <w:t>There can me minor differences between the different Python 3 version</w:t>
        </w:r>
      </w:ins>
      <w:ins w:id="1041" w:author="Joey Comeaux" w:date="2026-03-04T11:32:00Z" w16du:dateUtc="2026-03-04T18:32:00Z">
        <w:r w:rsidR="00312226">
          <w:t>s</w:t>
        </w:r>
      </w:ins>
      <w:ins w:id="1042" w:author="Joey Comeaux" w:date="2026-03-04T11:27:00Z" w16du:dateUtc="2026-03-04T18:27:00Z">
        <w:r w:rsidR="00F05330">
          <w:t xml:space="preserve">, so local machines should attempt to match the server version when testing </w:t>
        </w:r>
      </w:ins>
      <w:ins w:id="1043" w:author="Joey Comeaux" w:date="2026-03-04T11:28:00Z" w16du:dateUtc="2026-03-04T18:28:00Z">
        <w:r w:rsidR="00F05330">
          <w:t>code.  As of 2024, efforts have been makde to transition from Node scripts to Python,  though this has been somewhat ad-h</w:t>
        </w:r>
      </w:ins>
      <w:ins w:id="1044" w:author="Joey Comeaux" w:date="2026-03-04T11:29:00Z" w16du:dateUtc="2026-03-04T18:29:00Z">
        <w:r w:rsidR="00F05330">
          <w:t>oc.  ALL new scripts should be written in Python, and when opportunity arises to transition a Node script to Python</w:t>
        </w:r>
      </w:ins>
      <w:ins w:id="1045" w:author="Joey Comeaux" w:date="2026-03-04T11:30:00Z" w16du:dateUtc="2026-03-04T18:30:00Z">
        <w:r w:rsidR="00F05330">
          <w:t xml:space="preserve">, we do.  Many of the general ETL scripts are still written in Node, but more effort will be made to start transitioning these, likely in summer, 2026. </w:t>
        </w:r>
      </w:ins>
    </w:p>
    <w:p w14:paraId="1489E05B" w14:textId="77777777" w:rsidR="00F05330" w:rsidRDefault="00F05330" w:rsidP="00F05330">
      <w:pPr>
        <w:spacing w:line="240" w:lineRule="auto"/>
        <w:rPr>
          <w:ins w:id="1046" w:author="Joey Comeaux" w:date="2026-03-04T11:26:00Z" w16du:dateUtc="2026-03-04T18:26:00Z"/>
        </w:rPr>
      </w:pPr>
    </w:p>
    <w:p w14:paraId="00000215" w14:textId="0AC3D857" w:rsidR="00AD2385" w:rsidRDefault="00000000">
      <w:pPr>
        <w:spacing w:line="240" w:lineRule="auto"/>
      </w:pPr>
      <w:del w:id="1047" w:author="Joey Comeaux" w:date="2026-03-04T11:26:00Z" w16du:dateUtc="2026-03-04T18:26:00Z">
        <w:r w:rsidDel="00F05330">
          <w:delText xml:space="preserve">Download link: </w:delText>
        </w:r>
        <w:r w:rsidR="00AD2385" w:rsidDel="00F05330">
          <w:fldChar w:fldCharType="begin"/>
        </w:r>
        <w:r w:rsidR="00AD2385" w:rsidDel="00F05330">
          <w:delInstrText>HYPERLINK "https://www.python.org/downloads/" \h</w:delInstrText>
        </w:r>
        <w:r w:rsidR="00AD2385" w:rsidDel="00F05330">
          <w:fldChar w:fldCharType="separate"/>
        </w:r>
        <w:r w:rsidR="00AD2385" w:rsidDel="00F05330">
          <w:rPr>
            <w:color w:val="1155CC"/>
            <w:u w:val="single"/>
          </w:rPr>
          <w:delText>https://www.python.org/downloads/</w:delText>
        </w:r>
        <w:r w:rsidR="00AD2385" w:rsidDel="00F05330">
          <w:fldChar w:fldCharType="end"/>
        </w:r>
        <w:r w:rsidDel="00F05330">
          <w:delText xml:space="preserve">. </w:delText>
        </w:r>
      </w:del>
      <w:del w:id="1048" w:author="Joey Comeaux" w:date="2026-03-04T11:22:00Z" w16du:dateUtc="2026-03-04T18:22:00Z">
        <w:r w:rsidDel="00F05330">
          <w:delText xml:space="preserve">Do not use </w:delText>
        </w:r>
        <w:r w:rsidR="00AD2385" w:rsidDel="00F05330">
          <w:fldChar w:fldCharType="begin"/>
        </w:r>
        <w:r w:rsidR="00AD2385" w:rsidDel="00F05330">
          <w:delInstrText>HYPERLINK "https://pythonclock.org/" \h</w:delInstrText>
        </w:r>
        <w:r w:rsidR="00AD2385" w:rsidDel="00F05330">
          <w:fldChar w:fldCharType="separate"/>
        </w:r>
        <w:r w:rsidR="00AD2385" w:rsidDel="00F05330">
          <w:rPr>
            <w:color w:val="1155CC"/>
            <w:u w:val="single"/>
          </w:rPr>
          <w:delText>Python 2.7</w:delText>
        </w:r>
        <w:r w:rsidR="00AD2385" w:rsidDel="00F05330">
          <w:fldChar w:fldCharType="end"/>
        </w:r>
        <w:r w:rsidDel="00F05330">
          <w:delText>.</w:delText>
        </w:r>
      </w:del>
      <w:ins w:id="1049" w:author="Joey Comeaux" w:date="2026-03-04T11:25:00Z" w16du:dateUtc="2026-03-04T18:25:00Z">
        <w:r w:rsidR="00F05330">
          <w:t xml:space="preserve"> </w:t>
        </w:r>
      </w:ins>
    </w:p>
    <w:p w14:paraId="00000216" w14:textId="77777777" w:rsidR="00AD2385" w:rsidRDefault="00AD2385"/>
    <w:p w14:paraId="00000217" w14:textId="77777777" w:rsidR="00AD2385" w:rsidRDefault="00000000">
      <w:pPr>
        <w:pStyle w:val="Heading2"/>
      </w:pPr>
      <w:bookmarkStart w:id="1050" w:name="_heading=h.2zbgiuw" w:colFirst="0" w:colLast="0"/>
      <w:bookmarkEnd w:id="1050"/>
      <w:r>
        <w:t>Server Access</w:t>
      </w:r>
    </w:p>
    <w:p w14:paraId="00000218" w14:textId="77777777" w:rsidR="00AD2385" w:rsidRDefault="00000000">
      <w:pPr>
        <w:rPr>
          <w:b/>
          <w:bCs/>
          <w:u w:val="single"/>
        </w:rPr>
      </w:pPr>
      <w:r>
        <w:rPr>
          <w:b/>
          <w:bCs/>
          <w:u w:val="single"/>
        </w:rPr>
        <w:t>Overview</w:t>
      </w:r>
    </w:p>
    <w:p w14:paraId="00000219" w14:textId="62E610E0" w:rsidR="00AD2385" w:rsidRDefault="00000000">
      <w:pPr>
        <w:rPr>
          <w:ins w:id="1051" w:author="Joey Comeaux" w:date="2026-03-04T12:15:00Z" w16du:dateUtc="2026-03-04T19:15:00Z"/>
        </w:rPr>
      </w:pPr>
      <w:r>
        <w:lastRenderedPageBreak/>
        <w:t>The maintenance server is a system provided by OIT to run jobs during off hours and in an automated fashion. In order to access this system a number of tools will be required.</w:t>
      </w:r>
      <w:ins w:id="1052" w:author="Joey Comeaux" w:date="2026-03-04T12:13:00Z" w16du:dateUtc="2026-03-04T19:13:00Z">
        <w:r w:rsidR="00467156">
          <w:t xml:space="preserve">  This section describes how to access the </w:t>
        </w:r>
      </w:ins>
      <w:ins w:id="1053" w:author="Joey Comeaux" w:date="2026-03-04T12:14:00Z" w16du:dateUtc="2026-03-04T19:14:00Z">
        <w:r w:rsidR="00467156">
          <w:t xml:space="preserve">OIT </w:t>
        </w:r>
      </w:ins>
      <w:ins w:id="1054" w:author="Joey Comeaux" w:date="2026-03-04T12:13:00Z" w16du:dateUtc="2026-03-04T19:13:00Z">
        <w:r w:rsidR="00467156">
          <w:t>server from an external source</w:t>
        </w:r>
      </w:ins>
      <w:ins w:id="1055" w:author="Joey Comeaux" w:date="2026-03-04T12:14:00Z" w16du:dateUtc="2026-03-04T19:14:00Z">
        <w:r w:rsidR="00467156">
          <w:t xml:space="preserve">.  The next section will over how to access external servers from the OIT server.  </w:t>
        </w:r>
      </w:ins>
    </w:p>
    <w:p w14:paraId="73916183" w14:textId="77777777" w:rsidR="00467156" w:rsidRDefault="00467156">
      <w:pPr>
        <w:rPr>
          <w:ins w:id="1056" w:author="Joey Comeaux" w:date="2026-03-04T12:15:00Z" w16du:dateUtc="2026-03-04T19:15:00Z"/>
        </w:rPr>
      </w:pPr>
    </w:p>
    <w:p w14:paraId="5DC14C4C" w14:textId="3F85CCD0" w:rsidR="00467156" w:rsidRDefault="00467156">
      <w:pPr>
        <w:rPr>
          <w:ins w:id="1057" w:author="Joey Comeaux" w:date="2026-03-04T12:15:00Z" w16du:dateUtc="2026-03-04T19:15:00Z"/>
        </w:rPr>
      </w:pPr>
      <w:ins w:id="1058" w:author="Joey Comeaux" w:date="2026-03-04T12:15:00Z" w16du:dateUtc="2026-03-04T19:15:00Z">
        <w:r>
          <w:t>Accessing OIT Server</w:t>
        </w:r>
      </w:ins>
    </w:p>
    <w:p w14:paraId="5C913E80" w14:textId="60A82F1D" w:rsidR="00467156" w:rsidRDefault="00467156">
      <w:pPr>
        <w:rPr>
          <w:ins w:id="1059" w:author="Joey Comeaux" w:date="2026-03-04T12:16:00Z" w16du:dateUtc="2026-03-04T19:16:00Z"/>
        </w:rPr>
      </w:pPr>
      <w:ins w:id="1060" w:author="Joey Comeaux" w:date="2026-03-04T12:15:00Z" w16du:dateUtc="2026-03-04T19:15:00Z">
        <w:r>
          <w:t>VPN</w:t>
        </w:r>
      </w:ins>
    </w:p>
    <w:p w14:paraId="13D9E4CB" w14:textId="424EC7C9" w:rsidR="00467156" w:rsidRDefault="00467156">
      <w:ins w:id="1061" w:author="Joey Comeaux" w:date="2026-03-04T12:17:00Z" w16du:dateUtc="2026-03-04T19:17:00Z">
        <w:r>
          <w:t xml:space="preserve">Access </w:t>
        </w:r>
      </w:ins>
      <w:ins w:id="1062" w:author="Joey Comeaux" w:date="2026-03-04T12:18:00Z" w16du:dateUtc="2026-03-04T19:18:00Z">
        <w:r>
          <w:t xml:space="preserve">to </w:t>
        </w:r>
      </w:ins>
      <w:ins w:id="1063" w:author="Joey Comeaux" w:date="2026-03-04T12:17:00Z" w16du:dateUtc="2026-03-04T19:17:00Z">
        <w:r>
          <w:t xml:space="preserve">the Maintenance Server requires a personal OIT VPN account, which has to be filed by </w:t>
        </w:r>
      </w:ins>
      <w:ins w:id="1064" w:author="Joey Comeaux" w:date="2026-03-04T12:18:00Z" w16du:dateUtc="2026-03-04T19:18:00Z">
        <w:r>
          <w:t>????</w:t>
        </w:r>
      </w:ins>
      <w:ins w:id="1065" w:author="Joey Comeaux" w:date="2026-03-04T12:19:00Z" w16du:dateUtc="2026-03-04T19:19:00Z">
        <w:r>
          <w:t>. T</w:t>
        </w:r>
      </w:ins>
      <w:ins w:id="1066" w:author="Joey Comeaux" w:date="2026-03-04T12:17:00Z" w16du:dateUtc="2026-03-04T19:17:00Z">
        <w:r>
          <w:t>here is not a</w:t>
        </w:r>
      </w:ins>
      <w:ins w:id="1067" w:author="Joey Comeaux" w:date="2026-03-04T12:19:00Z" w16du:dateUtc="2026-03-04T19:19:00Z">
        <w:r>
          <w:t xml:space="preserve"> central Xentity</w:t>
        </w:r>
      </w:ins>
      <w:ins w:id="1068" w:author="Joey Comeaux" w:date="2026-03-04T12:17:00Z" w16du:dateUtc="2026-03-04T19:17:00Z">
        <w:r>
          <w:t xml:space="preserve"> account like many other services.</w:t>
        </w:r>
      </w:ins>
      <w:ins w:id="1069" w:author="Joey Comeaux" w:date="2026-03-04T12:22:00Z" w16du:dateUtc="2026-03-04T19:22:00Z">
        <w:r w:rsidR="00DB22B7">
          <w:t xml:space="preserve">  These VPN accounts r</w:t>
        </w:r>
      </w:ins>
      <w:ins w:id="1070" w:author="Joey Comeaux" w:date="2026-03-04T12:23:00Z" w16du:dateUtc="2026-03-04T19:23:00Z">
        <w:r w:rsidR="00DB22B7">
          <w:t xml:space="preserve">equire period Password Changes, which can be done </w:t>
        </w:r>
      </w:ins>
      <w:ins w:id="1071" w:author="Joey Comeaux" w:date="2026-03-04T12:25:00Z" w16du:dateUtc="2026-03-04T19:25:00Z">
        <w:r w:rsidR="00DB22B7">
          <w:fldChar w:fldCharType="begin"/>
        </w:r>
        <w:r w:rsidR="00DB22B7">
          <w:instrText>HYPERLINK "https://mypw.state.co.us/PMUser/"</w:instrText>
        </w:r>
        <w:r w:rsidR="00DB22B7">
          <w:fldChar w:fldCharType="separate"/>
        </w:r>
        <w:r w:rsidR="00DB22B7" w:rsidRPr="00DB22B7">
          <w:rPr>
            <w:rStyle w:val="Hyperlink"/>
          </w:rPr>
          <w:t>here</w:t>
        </w:r>
        <w:r w:rsidR="00DB22B7">
          <w:fldChar w:fldCharType="end"/>
        </w:r>
      </w:ins>
      <w:ins w:id="1072" w:author="Joey Comeaux" w:date="2026-03-04T12:23:00Z" w16du:dateUtc="2026-03-04T19:23:00Z">
        <w:r w:rsidR="00DB22B7">
          <w:t>:</w:t>
        </w:r>
      </w:ins>
    </w:p>
    <w:p w14:paraId="0000021A" w14:textId="77777777" w:rsidR="00AD2385" w:rsidRDefault="00AD2385"/>
    <w:p w14:paraId="0000021B" w14:textId="77777777" w:rsidR="00AD2385" w:rsidRDefault="00000000">
      <w:pPr>
        <w:pBdr>
          <w:top w:val="nil"/>
          <w:left w:val="nil"/>
          <w:bottom w:val="nil"/>
          <w:right w:val="nil"/>
          <w:between w:val="nil"/>
        </w:pBdr>
        <w:spacing w:line="240" w:lineRule="auto"/>
        <w:rPr>
          <w:ins w:id="1073" w:author="Joey Comeaux" w:date="2026-03-04T11:33:00Z" w16du:dateUtc="2026-03-04T18:33:00Z"/>
          <w:b/>
          <w:bCs/>
          <w:u w:val="single"/>
        </w:rPr>
      </w:pPr>
      <w:r>
        <w:rPr>
          <w:b/>
          <w:bCs/>
          <w:u w:val="single"/>
        </w:rPr>
        <w:t>File Access</w:t>
      </w:r>
    </w:p>
    <w:p w14:paraId="0142496D" w14:textId="1DEAF663" w:rsidR="00DB22B7" w:rsidRDefault="00312226">
      <w:pPr>
        <w:pBdr>
          <w:top w:val="nil"/>
          <w:left w:val="nil"/>
          <w:bottom w:val="nil"/>
          <w:right w:val="nil"/>
          <w:between w:val="nil"/>
        </w:pBdr>
        <w:spacing w:line="240" w:lineRule="auto"/>
        <w:rPr>
          <w:ins w:id="1074" w:author="Joey Comeaux" w:date="2026-03-04T12:26:00Z" w16du:dateUtc="2026-03-04T19:26:00Z"/>
          <w:u w:val="single"/>
        </w:rPr>
      </w:pPr>
      <w:ins w:id="1075" w:author="Joey Comeaux" w:date="2026-03-04T11:34:00Z" w16du:dateUtc="2026-03-04T18:34:00Z">
        <w:r>
          <w:rPr>
            <w:u w:val="single"/>
          </w:rPr>
          <w:t xml:space="preserve">File access </w:t>
        </w:r>
      </w:ins>
      <w:ins w:id="1076" w:author="Joey Comeaux" w:date="2026-03-04T12:27:00Z" w16du:dateUtc="2026-03-04T19:27:00Z">
        <w:r w:rsidR="00DB22B7">
          <w:rPr>
            <w:u w:val="single"/>
          </w:rPr>
          <w:t>to</w:t>
        </w:r>
      </w:ins>
      <w:ins w:id="1077" w:author="Joey Comeaux" w:date="2026-03-04T11:34:00Z" w16du:dateUtc="2026-03-04T18:34:00Z">
        <w:r>
          <w:rPr>
            <w:u w:val="single"/>
          </w:rPr>
          <w:t xml:space="preserve"> the server is available via</w:t>
        </w:r>
      </w:ins>
      <w:ins w:id="1078" w:author="Joey Comeaux" w:date="2026-03-04T11:35:00Z" w16du:dateUtc="2026-03-04T18:35:00Z">
        <w:r>
          <w:rPr>
            <w:u w:val="single"/>
          </w:rPr>
          <w:t xml:space="preserve"> sftp through </w:t>
        </w:r>
      </w:ins>
      <w:ins w:id="1079" w:author="Joey Comeaux" w:date="2026-03-04T11:36:00Z" w16du:dateUtc="2026-03-04T18:36:00Z">
        <w:r>
          <w:rPr>
            <w:u w:val="single"/>
          </w:rPr>
          <w:t>the Xentity login on the server.  This requires ssh</w:t>
        </w:r>
      </w:ins>
      <w:ins w:id="1080" w:author="Joey Comeaux" w:date="2026-03-04T12:34:00Z" w16du:dateUtc="2026-03-04T19:34:00Z">
        <w:r w:rsidR="008F3C2B">
          <w:rPr>
            <w:u w:val="single"/>
          </w:rPr>
          <w:t xml:space="preserve"> key</w:t>
        </w:r>
      </w:ins>
      <w:ins w:id="1081" w:author="Joey Comeaux" w:date="2026-03-04T11:36:00Z" w16du:dateUtc="2026-03-04T18:36:00Z">
        <w:r>
          <w:rPr>
            <w:u w:val="single"/>
          </w:rPr>
          <w:t xml:space="preserve"> setup</w:t>
        </w:r>
      </w:ins>
      <w:ins w:id="1082" w:author="Joey Comeaux" w:date="2026-03-04T12:35:00Z" w16du:dateUtc="2026-03-04T19:35:00Z">
        <w:r w:rsidR="008F3C2B">
          <w:rPr>
            <w:u w:val="single"/>
          </w:rPr>
          <w:t xml:space="preserve"> but does not require any Firewall Exceptions on the server.  Please see the Project Technical Lead for the ssh </w:t>
        </w:r>
      </w:ins>
      <w:ins w:id="1083" w:author="Joey Comeaux" w:date="2026-03-04T12:36:00Z" w16du:dateUtc="2026-03-04T19:36:00Z">
        <w:r w:rsidR="008F3C2B">
          <w:rPr>
            <w:u w:val="single"/>
          </w:rPr>
          <w:t xml:space="preserve">key needed to access the account. </w:t>
        </w:r>
      </w:ins>
    </w:p>
    <w:p w14:paraId="46CD3364" w14:textId="77777777" w:rsidR="00DB22B7" w:rsidRDefault="00DB22B7">
      <w:pPr>
        <w:pBdr>
          <w:top w:val="nil"/>
          <w:left w:val="nil"/>
          <w:bottom w:val="nil"/>
          <w:right w:val="nil"/>
          <w:between w:val="nil"/>
        </w:pBdr>
        <w:spacing w:line="240" w:lineRule="auto"/>
        <w:rPr>
          <w:ins w:id="1084" w:author="Joey Comeaux" w:date="2026-03-04T12:26:00Z" w16du:dateUtc="2026-03-04T19:26:00Z"/>
          <w:u w:val="single"/>
        </w:rPr>
      </w:pPr>
    </w:p>
    <w:p w14:paraId="33861849" w14:textId="161DA0E6" w:rsidR="00312226" w:rsidRDefault="00312226">
      <w:pPr>
        <w:pBdr>
          <w:top w:val="nil"/>
          <w:left w:val="nil"/>
          <w:bottom w:val="nil"/>
          <w:right w:val="nil"/>
          <w:between w:val="nil"/>
        </w:pBdr>
        <w:spacing w:line="240" w:lineRule="auto"/>
        <w:rPr>
          <w:ins w:id="1085" w:author="Joey Comeaux" w:date="2026-03-04T11:42:00Z" w16du:dateUtc="2026-03-04T18:42:00Z"/>
          <w:u w:val="single"/>
        </w:rPr>
      </w:pPr>
      <w:ins w:id="1086" w:author="Joey Comeaux" w:date="2026-03-04T11:36:00Z" w16du:dateUtc="2026-03-04T18:36:00Z">
        <w:r>
          <w:rPr>
            <w:u w:val="single"/>
          </w:rPr>
          <w:t xml:space="preserve">Note that this is only available to the server.  </w:t>
        </w:r>
      </w:ins>
    </w:p>
    <w:p w14:paraId="71BA3074" w14:textId="77777777" w:rsidR="00312226" w:rsidRPr="00312226" w:rsidRDefault="00312226">
      <w:pPr>
        <w:pBdr>
          <w:top w:val="nil"/>
          <w:left w:val="nil"/>
          <w:bottom w:val="nil"/>
          <w:right w:val="nil"/>
          <w:between w:val="nil"/>
        </w:pBdr>
        <w:spacing w:line="240" w:lineRule="auto"/>
        <w:rPr>
          <w:u w:val="single"/>
          <w:rPrChange w:id="1087" w:author="Joey Comeaux" w:date="2026-03-04T11:34:00Z" w16du:dateUtc="2026-03-04T18:34:00Z">
            <w:rPr>
              <w:b/>
              <w:bCs/>
              <w:u w:val="single"/>
            </w:rPr>
          </w:rPrChange>
        </w:rPr>
      </w:pPr>
    </w:p>
    <w:p w14:paraId="0000021C" w14:textId="739DD5FE" w:rsidR="00AD2385" w:rsidDel="00312226" w:rsidRDefault="00000000" w:rsidP="00312226">
      <w:pPr>
        <w:pBdr>
          <w:top w:val="nil"/>
          <w:left w:val="nil"/>
          <w:bottom w:val="nil"/>
          <w:right w:val="nil"/>
          <w:between w:val="nil"/>
        </w:pBdr>
        <w:spacing w:line="240" w:lineRule="auto"/>
        <w:rPr>
          <w:del w:id="1088" w:author="Joey Comeaux" w:date="2026-03-04T11:33:00Z" w16du:dateUtc="2026-03-04T18:33:00Z"/>
        </w:rPr>
      </w:pPr>
      <w:sdt>
        <w:sdtPr>
          <w:tag w:val="goog_rdk_32"/>
          <w:id w:val="-1887194454"/>
          <w:showingPlcHdr/>
        </w:sdtPr>
        <w:sdtContent>
          <w:r w:rsidR="00312226">
            <w:t xml:space="preserve">     </w:t>
          </w:r>
          <w:commentRangeStart w:id="1089"/>
        </w:sdtContent>
      </w:sdt>
      <w:del w:id="1090" w:author="Joey Comeaux" w:date="2026-03-04T11:33:00Z" w16du:dateUtc="2026-03-04T18:33:00Z">
        <w:r w:rsidDel="00312226">
          <w:delText>This is to access data files on the maintenance server.</w:delText>
        </w:r>
      </w:del>
    </w:p>
    <w:p w14:paraId="0000021D" w14:textId="7E509A95" w:rsidR="00AD2385" w:rsidDel="00312226" w:rsidRDefault="00000000">
      <w:pPr>
        <w:pBdr>
          <w:top w:val="nil"/>
          <w:left w:val="nil"/>
          <w:bottom w:val="nil"/>
          <w:right w:val="nil"/>
          <w:between w:val="nil"/>
        </w:pBdr>
        <w:spacing w:line="240" w:lineRule="auto"/>
        <w:rPr>
          <w:del w:id="1091" w:author="Joey Comeaux" w:date="2026-03-04T11:33:00Z" w16du:dateUtc="2026-03-04T18:33:00Z"/>
        </w:rPr>
      </w:pPr>
      <w:del w:id="1092" w:author="Joey Comeaux" w:date="2026-03-04T11:33:00Z" w16du:dateUtc="2026-03-04T18:33:00Z">
        <w:r w:rsidDel="00312226">
          <w:delText>File access can be achieved 1 of 2 ways, both methods are not required:</w:delText>
        </w:r>
      </w:del>
    </w:p>
    <w:p w14:paraId="0000021E" w14:textId="2FD5C4A9" w:rsidR="00AD2385" w:rsidDel="00312226" w:rsidRDefault="00AD2385">
      <w:pPr>
        <w:numPr>
          <w:ilvl w:val="0"/>
          <w:numId w:val="20"/>
        </w:numPr>
        <w:pBdr>
          <w:top w:val="nil"/>
          <w:left w:val="nil"/>
          <w:bottom w:val="nil"/>
          <w:right w:val="nil"/>
          <w:between w:val="nil"/>
        </w:pBdr>
        <w:spacing w:line="240" w:lineRule="auto"/>
        <w:rPr>
          <w:del w:id="1093" w:author="Joey Comeaux" w:date="2026-03-04T11:33:00Z" w16du:dateUtc="2026-03-04T18:33:00Z"/>
        </w:rPr>
      </w:pPr>
      <w:del w:id="1094" w:author="Joey Comeaux" w:date="2026-03-04T11:33:00Z" w16du:dateUtc="2026-03-04T18:33:00Z">
        <w:r w:rsidDel="00312226">
          <w:fldChar w:fldCharType="begin"/>
        </w:r>
        <w:r w:rsidDel="00312226">
          <w:delInstrText>HYPERLINK "https://filezilla-project.org/download.php?show_all=1&amp;type=server" \h</w:delInstrText>
        </w:r>
        <w:r w:rsidDel="00312226">
          <w:fldChar w:fldCharType="separate"/>
        </w:r>
        <w:r w:rsidDel="00312226">
          <w:rPr>
            <w:color w:val="1155CC"/>
            <w:u w:val="single"/>
          </w:rPr>
          <w:delText>FileZilla</w:delText>
        </w:r>
        <w:r w:rsidDel="00312226">
          <w:fldChar w:fldCharType="end"/>
        </w:r>
        <w:r w:rsidDel="00312226">
          <w:delText xml:space="preserve"> - For setup info, contact Maintenance Manager.</w:delText>
        </w:r>
      </w:del>
    </w:p>
    <w:p w14:paraId="0000021F" w14:textId="6CE4D46D" w:rsidR="00AD2385" w:rsidDel="00312226" w:rsidRDefault="00AD2385">
      <w:pPr>
        <w:numPr>
          <w:ilvl w:val="0"/>
          <w:numId w:val="20"/>
        </w:numPr>
        <w:pBdr>
          <w:top w:val="nil"/>
          <w:left w:val="nil"/>
          <w:bottom w:val="nil"/>
          <w:right w:val="nil"/>
          <w:between w:val="nil"/>
        </w:pBdr>
        <w:spacing w:line="240" w:lineRule="auto"/>
        <w:rPr>
          <w:del w:id="1095" w:author="Joey Comeaux" w:date="2026-03-04T11:33:00Z" w16du:dateUtc="2026-03-04T18:33:00Z"/>
        </w:rPr>
      </w:pPr>
      <w:del w:id="1096" w:author="Joey Comeaux" w:date="2026-03-04T11:33:00Z" w16du:dateUtc="2026-03-04T18:33:00Z">
        <w:r w:rsidDel="00312226">
          <w:fldChar w:fldCharType="begin"/>
        </w:r>
        <w:r w:rsidDel="00312226">
          <w:delInstrText>HYPERLINK "http://fireftp.net/" \h</w:delInstrText>
        </w:r>
        <w:r w:rsidDel="00312226">
          <w:fldChar w:fldCharType="separate"/>
        </w:r>
        <w:r w:rsidDel="00312226">
          <w:rPr>
            <w:color w:val="1155CC"/>
            <w:u w:val="single"/>
          </w:rPr>
          <w:delText>FireFTP</w:delText>
        </w:r>
        <w:r w:rsidDel="00312226">
          <w:fldChar w:fldCharType="end"/>
        </w:r>
        <w:r w:rsidDel="00312226">
          <w:delText xml:space="preserve"> - For setup info, contact Maintenance Manager.</w:delText>
        </w:r>
      </w:del>
    </w:p>
    <w:p w14:paraId="00000220" w14:textId="67AC0CBD" w:rsidR="00AD2385" w:rsidDel="00312226" w:rsidRDefault="00000000">
      <w:pPr>
        <w:widowControl w:val="0"/>
        <w:numPr>
          <w:ilvl w:val="1"/>
          <w:numId w:val="20"/>
        </w:numPr>
        <w:rPr>
          <w:del w:id="1097" w:author="Joey Comeaux" w:date="2026-03-04T11:33:00Z" w16du:dateUtc="2026-03-04T18:33:00Z"/>
          <w:rFonts w:ascii="Times New Roman" w:eastAsia="Times New Roman" w:hAnsi="Times New Roman" w:cs="Times New Roman"/>
          <w:sz w:val="24"/>
          <w:szCs w:val="24"/>
        </w:rPr>
      </w:pPr>
      <w:del w:id="1098" w:author="Joey Comeaux" w:date="2026-03-04T11:33:00Z" w16du:dateUtc="2026-03-04T18:33:00Z">
        <w:r w:rsidDel="00312226">
          <w:rPr>
            <w:rFonts w:ascii="Times New Roman" w:eastAsia="Times New Roman" w:hAnsi="Times New Roman" w:cs="Times New Roman"/>
            <w:sz w:val="24"/>
            <w:szCs w:val="24"/>
          </w:rPr>
          <w:delText>Create new account:</w:delText>
        </w:r>
      </w:del>
    </w:p>
    <w:p w14:paraId="00000221" w14:textId="7A34471E" w:rsidR="00AD2385" w:rsidDel="00312226" w:rsidRDefault="00000000">
      <w:pPr>
        <w:widowControl w:val="0"/>
        <w:numPr>
          <w:ilvl w:val="2"/>
          <w:numId w:val="20"/>
        </w:numPr>
        <w:rPr>
          <w:del w:id="1099" w:author="Joey Comeaux" w:date="2026-03-04T11:33:00Z" w16du:dateUtc="2026-03-04T18:33:00Z"/>
          <w:rFonts w:ascii="Times New Roman" w:eastAsia="Times New Roman" w:hAnsi="Times New Roman" w:cs="Times New Roman"/>
          <w:sz w:val="24"/>
          <w:szCs w:val="24"/>
        </w:rPr>
      </w:pPr>
      <w:del w:id="1100" w:author="Joey Comeaux" w:date="2026-03-04T11:33:00Z" w16du:dateUtc="2026-03-04T18:33:00Z">
        <w:r w:rsidDel="00312226">
          <w:rPr>
            <w:rFonts w:ascii="Times New Roman" w:eastAsia="Times New Roman" w:hAnsi="Times New Roman" w:cs="Times New Roman"/>
            <w:i/>
            <w:iCs/>
            <w:sz w:val="24"/>
            <w:szCs w:val="24"/>
          </w:rPr>
          <w:delText>Main Tab (Site Manager for FileZilla)</w:delText>
        </w:r>
      </w:del>
    </w:p>
    <w:p w14:paraId="00000222" w14:textId="0D7A7C18" w:rsidR="00AD2385" w:rsidDel="00312226" w:rsidRDefault="00000000">
      <w:pPr>
        <w:widowControl w:val="0"/>
        <w:ind w:left="1440" w:firstLine="720"/>
        <w:rPr>
          <w:del w:id="1101" w:author="Joey Comeaux" w:date="2026-03-04T11:33:00Z" w16du:dateUtc="2026-03-04T18:33:00Z"/>
          <w:rFonts w:ascii="Times New Roman" w:eastAsia="Times New Roman" w:hAnsi="Times New Roman" w:cs="Times New Roman"/>
          <w:sz w:val="24"/>
          <w:szCs w:val="24"/>
        </w:rPr>
      </w:pPr>
      <w:del w:id="1102" w:author="Joey Comeaux" w:date="2026-03-04T11:33:00Z" w16du:dateUtc="2026-03-04T18:33:00Z">
        <w:r w:rsidDel="00312226">
          <w:rPr>
            <w:rFonts w:ascii="Times New Roman" w:eastAsia="Times New Roman" w:hAnsi="Times New Roman" w:cs="Times New Roman"/>
            <w:sz w:val="24"/>
            <w:szCs w:val="24"/>
          </w:rPr>
          <w:delText>Account Name: BIC Maintenance Server</w:delText>
        </w:r>
      </w:del>
    </w:p>
    <w:p w14:paraId="00000223" w14:textId="64A2C971" w:rsidR="00AD2385" w:rsidDel="00312226" w:rsidRDefault="00000000">
      <w:pPr>
        <w:widowControl w:val="0"/>
        <w:ind w:left="1440" w:firstLine="720"/>
        <w:rPr>
          <w:del w:id="1103" w:author="Joey Comeaux" w:date="2026-03-04T11:33:00Z" w16du:dateUtc="2026-03-04T18:33:00Z"/>
          <w:rFonts w:ascii="Times New Roman" w:eastAsia="Times New Roman" w:hAnsi="Times New Roman" w:cs="Times New Roman"/>
          <w:sz w:val="24"/>
          <w:szCs w:val="24"/>
        </w:rPr>
      </w:pPr>
      <w:del w:id="1104" w:author="Joey Comeaux" w:date="2026-03-04T11:33:00Z" w16du:dateUtc="2026-03-04T18:33:00Z">
        <w:r w:rsidDel="00312226">
          <w:rPr>
            <w:rFonts w:ascii="Times New Roman" w:eastAsia="Times New Roman" w:hAnsi="Times New Roman" w:cs="Times New Roman"/>
            <w:sz w:val="24"/>
            <w:szCs w:val="24"/>
          </w:rPr>
          <w:delText>Host: 165.127.62.8</w:delText>
        </w:r>
      </w:del>
    </w:p>
    <w:p w14:paraId="00000224" w14:textId="0E2CA43B" w:rsidR="00AD2385" w:rsidDel="00312226" w:rsidRDefault="00000000">
      <w:pPr>
        <w:widowControl w:val="0"/>
        <w:ind w:left="1440" w:firstLine="720"/>
        <w:rPr>
          <w:del w:id="1105" w:author="Joey Comeaux" w:date="2026-03-04T11:33:00Z" w16du:dateUtc="2026-03-04T18:33:00Z"/>
          <w:rFonts w:ascii="Times New Roman" w:eastAsia="Times New Roman" w:hAnsi="Times New Roman" w:cs="Times New Roman"/>
          <w:sz w:val="24"/>
          <w:szCs w:val="24"/>
        </w:rPr>
      </w:pPr>
      <w:del w:id="1106" w:author="Joey Comeaux" w:date="2026-03-04T11:33:00Z" w16du:dateUtc="2026-03-04T18:33:00Z">
        <w:r w:rsidDel="00312226">
          <w:rPr>
            <w:rFonts w:ascii="Times New Roman" w:eastAsia="Times New Roman" w:hAnsi="Times New Roman" w:cs="Times New Roman"/>
            <w:sz w:val="24"/>
            <w:szCs w:val="24"/>
          </w:rPr>
          <w:delText>Login: {redacted, see admin}</w:delText>
        </w:r>
      </w:del>
    </w:p>
    <w:p w14:paraId="00000225" w14:textId="16F8BE4F" w:rsidR="00AD2385" w:rsidDel="00312226" w:rsidRDefault="00000000">
      <w:pPr>
        <w:widowControl w:val="0"/>
        <w:ind w:left="1440" w:firstLine="720"/>
        <w:rPr>
          <w:del w:id="1107" w:author="Joey Comeaux" w:date="2026-03-04T11:33:00Z" w16du:dateUtc="2026-03-04T18:33:00Z"/>
          <w:rFonts w:ascii="Times New Roman" w:eastAsia="Times New Roman" w:hAnsi="Times New Roman" w:cs="Times New Roman"/>
          <w:sz w:val="24"/>
          <w:szCs w:val="24"/>
        </w:rPr>
      </w:pPr>
      <w:del w:id="1108" w:author="Joey Comeaux" w:date="2026-03-04T11:33:00Z" w16du:dateUtc="2026-03-04T18:33:00Z">
        <w:r w:rsidDel="00312226">
          <w:rPr>
            <w:rFonts w:ascii="Times New Roman" w:eastAsia="Times New Roman" w:hAnsi="Times New Roman" w:cs="Times New Roman"/>
            <w:sz w:val="24"/>
            <w:szCs w:val="24"/>
          </w:rPr>
          <w:delText>Password: {redacted, see admin}</w:delText>
        </w:r>
      </w:del>
    </w:p>
    <w:p w14:paraId="00000226" w14:textId="3EAC5E5C" w:rsidR="00AD2385" w:rsidDel="00312226" w:rsidRDefault="00000000">
      <w:pPr>
        <w:widowControl w:val="0"/>
        <w:numPr>
          <w:ilvl w:val="2"/>
          <w:numId w:val="20"/>
        </w:numPr>
        <w:rPr>
          <w:del w:id="1109" w:author="Joey Comeaux" w:date="2026-03-04T11:33:00Z" w16du:dateUtc="2026-03-04T18:33:00Z"/>
          <w:rFonts w:ascii="Times New Roman" w:eastAsia="Times New Roman" w:hAnsi="Times New Roman" w:cs="Times New Roman"/>
          <w:sz w:val="24"/>
          <w:szCs w:val="24"/>
        </w:rPr>
      </w:pPr>
      <w:del w:id="1110" w:author="Joey Comeaux" w:date="2026-03-04T11:33:00Z" w16du:dateUtc="2026-03-04T18:33:00Z">
        <w:r w:rsidDel="00312226">
          <w:rPr>
            <w:rFonts w:ascii="Times New Roman" w:eastAsia="Times New Roman" w:hAnsi="Times New Roman" w:cs="Times New Roman"/>
            <w:i/>
            <w:iCs/>
            <w:sz w:val="24"/>
            <w:szCs w:val="24"/>
          </w:rPr>
          <w:delText>Connection Tab</w:delText>
        </w:r>
        <w:r w:rsidDel="00312226">
          <w:rPr>
            <w:rFonts w:ascii="Times New Roman" w:eastAsia="Times New Roman" w:hAnsi="Times New Roman" w:cs="Times New Roman"/>
            <w:i/>
            <w:iCs/>
            <w:sz w:val="24"/>
            <w:szCs w:val="24"/>
          </w:rPr>
          <w:br/>
        </w:r>
        <w:r w:rsidDel="00312226">
          <w:rPr>
            <w:rFonts w:ascii="Times New Roman" w:eastAsia="Times New Roman" w:hAnsi="Times New Roman" w:cs="Times New Roman"/>
            <w:sz w:val="24"/>
            <w:szCs w:val="24"/>
          </w:rPr>
          <w:delText>Check passive mode</w:delText>
        </w:r>
      </w:del>
    </w:p>
    <w:p w14:paraId="00000227" w14:textId="00A0A1CB" w:rsidR="00AD2385" w:rsidDel="00312226" w:rsidRDefault="00000000">
      <w:pPr>
        <w:widowControl w:val="0"/>
        <w:ind w:left="1440" w:firstLine="720"/>
        <w:rPr>
          <w:del w:id="1111" w:author="Joey Comeaux" w:date="2026-03-04T11:33:00Z" w16du:dateUtc="2026-03-04T18:33:00Z"/>
          <w:rFonts w:ascii="Times New Roman" w:eastAsia="Times New Roman" w:hAnsi="Times New Roman" w:cs="Times New Roman"/>
          <w:sz w:val="24"/>
          <w:szCs w:val="24"/>
        </w:rPr>
      </w:pPr>
      <w:del w:id="1112" w:author="Joey Comeaux" w:date="2026-03-04T11:33:00Z" w16du:dateUtc="2026-03-04T18:33:00Z">
        <w:r w:rsidDel="00312226">
          <w:rPr>
            <w:rFonts w:ascii="Times New Roman" w:eastAsia="Times New Roman" w:hAnsi="Times New Roman" w:cs="Times New Roman"/>
            <w:sz w:val="24"/>
            <w:szCs w:val="24"/>
          </w:rPr>
          <w:delText>Security Type: SFTP</w:delText>
        </w:r>
      </w:del>
    </w:p>
    <w:p w14:paraId="00000228" w14:textId="1238A0B2" w:rsidR="00AD2385" w:rsidDel="00312226" w:rsidRDefault="00000000">
      <w:pPr>
        <w:widowControl w:val="0"/>
        <w:ind w:left="1440" w:firstLine="720"/>
        <w:rPr>
          <w:del w:id="1113" w:author="Joey Comeaux" w:date="2026-03-04T11:33:00Z" w16du:dateUtc="2026-03-04T18:33:00Z"/>
          <w:rFonts w:ascii="Times New Roman" w:eastAsia="Times New Roman" w:hAnsi="Times New Roman" w:cs="Times New Roman"/>
          <w:sz w:val="24"/>
          <w:szCs w:val="24"/>
        </w:rPr>
      </w:pPr>
      <w:del w:id="1114" w:author="Joey Comeaux" w:date="2026-03-04T11:33:00Z" w16du:dateUtc="2026-03-04T18:33:00Z">
        <w:r w:rsidDel="00312226">
          <w:rPr>
            <w:rFonts w:ascii="Times New Roman" w:eastAsia="Times New Roman" w:hAnsi="Times New Roman" w:cs="Times New Roman"/>
            <w:sz w:val="24"/>
            <w:szCs w:val="24"/>
          </w:rPr>
          <w:delText>Port: 22</w:delText>
        </w:r>
      </w:del>
    </w:p>
    <w:p w14:paraId="00000229" w14:textId="4FFD26BE" w:rsidR="00AD2385" w:rsidDel="00312226" w:rsidRDefault="00000000">
      <w:pPr>
        <w:widowControl w:val="0"/>
        <w:ind w:left="1440" w:firstLine="720"/>
        <w:rPr>
          <w:del w:id="1115" w:author="Joey Comeaux" w:date="2026-03-04T11:33:00Z" w16du:dateUtc="2026-03-04T18:33:00Z"/>
          <w:rFonts w:ascii="Times New Roman" w:eastAsia="Times New Roman" w:hAnsi="Times New Roman" w:cs="Times New Roman"/>
          <w:sz w:val="24"/>
          <w:szCs w:val="24"/>
        </w:rPr>
      </w:pPr>
      <w:del w:id="1116" w:author="Joey Comeaux" w:date="2026-03-04T11:33:00Z" w16du:dateUtc="2026-03-04T18:33:00Z">
        <w:r w:rsidDel="00312226">
          <w:rPr>
            <w:rFonts w:ascii="Times New Roman" w:eastAsia="Times New Roman" w:hAnsi="Times New Roman" w:cs="Times New Roman"/>
            <w:sz w:val="24"/>
            <w:szCs w:val="24"/>
          </w:rPr>
          <w:delText>Initial Directory: *your local path to GitHub folders*</w:delText>
        </w:r>
      </w:del>
    </w:p>
    <w:p w14:paraId="0000022A" w14:textId="279C6687" w:rsidR="00AD2385" w:rsidDel="00312226" w:rsidRDefault="00000000">
      <w:pPr>
        <w:widowControl w:val="0"/>
        <w:ind w:left="1440" w:firstLine="720"/>
        <w:rPr>
          <w:del w:id="1117" w:author="Joey Comeaux" w:date="2026-03-04T11:33:00Z" w16du:dateUtc="2026-03-04T18:33:00Z"/>
          <w:rFonts w:ascii="Times New Roman" w:eastAsia="Times New Roman" w:hAnsi="Times New Roman" w:cs="Times New Roman"/>
          <w:i/>
          <w:iCs/>
          <w:sz w:val="24"/>
          <w:szCs w:val="24"/>
        </w:rPr>
      </w:pPr>
      <w:del w:id="1118" w:author="Joey Comeaux" w:date="2026-03-04T11:33:00Z" w16du:dateUtc="2026-03-04T18:33:00Z">
        <w:r w:rsidDel="00312226">
          <w:rPr>
            <w:rFonts w:ascii="Times New Roman" w:eastAsia="Times New Roman" w:hAnsi="Times New Roman" w:cs="Times New Roman"/>
            <w:sz w:val="24"/>
            <w:szCs w:val="24"/>
          </w:rPr>
          <w:delText>Server directory: /usr/local/cim</w:delText>
        </w:r>
      </w:del>
    </w:p>
    <w:p w14:paraId="0000022B" w14:textId="076AEAA0" w:rsidR="00AD2385" w:rsidDel="00312226" w:rsidRDefault="00000000">
      <w:pPr>
        <w:widowControl w:val="0"/>
        <w:numPr>
          <w:ilvl w:val="1"/>
          <w:numId w:val="20"/>
        </w:numPr>
        <w:rPr>
          <w:del w:id="1119" w:author="Joey Comeaux" w:date="2026-03-04T11:33:00Z" w16du:dateUtc="2026-03-04T18:33:00Z"/>
          <w:rFonts w:ascii="Times New Roman" w:eastAsia="Times New Roman" w:hAnsi="Times New Roman" w:cs="Times New Roman"/>
          <w:sz w:val="24"/>
          <w:szCs w:val="24"/>
        </w:rPr>
      </w:pPr>
      <w:del w:id="1120" w:author="Joey Comeaux" w:date="2026-03-04T11:33:00Z" w16du:dateUtc="2026-03-04T18:33:00Z">
        <w:r w:rsidDel="00312226">
          <w:rPr>
            <w:rFonts w:ascii="Times New Roman" w:eastAsia="Times New Roman" w:hAnsi="Times New Roman" w:cs="Times New Roman"/>
            <w:sz w:val="24"/>
            <w:szCs w:val="24"/>
          </w:rPr>
          <w:delText>Click Connect</w:delText>
        </w:r>
      </w:del>
    </w:p>
    <w:p w14:paraId="0000022C" w14:textId="2BB7BA18" w:rsidR="00AD2385" w:rsidRDefault="00000000">
      <w:pPr>
        <w:widowControl w:val="0"/>
        <w:numPr>
          <w:ilvl w:val="2"/>
          <w:numId w:val="20"/>
        </w:numPr>
        <w:rPr>
          <w:rFonts w:ascii="Times New Roman" w:eastAsia="Times New Roman" w:hAnsi="Times New Roman" w:cs="Times New Roman"/>
          <w:i/>
          <w:iCs/>
          <w:sz w:val="24"/>
          <w:szCs w:val="24"/>
        </w:rPr>
      </w:pPr>
      <w:del w:id="1121" w:author="Joey Comeaux" w:date="2026-03-04T11:33:00Z" w16du:dateUtc="2026-03-04T18:33:00Z">
        <w:r w:rsidDel="00312226">
          <w:rPr>
            <w:rFonts w:ascii="Times New Roman" w:eastAsia="Times New Roman" w:hAnsi="Times New Roman" w:cs="Times New Roman"/>
            <w:sz w:val="24"/>
            <w:szCs w:val="24"/>
          </w:rPr>
          <w:delText>Once you establish a new connection, each additional time you startup the FTP you will just click connect.</w:delText>
        </w:r>
        <w:commentRangeEnd w:id="1089"/>
        <w:r w:rsidR="00BF584B" w:rsidDel="00312226">
          <w:rPr>
            <w:rStyle w:val="CommentReference"/>
            <w:rFonts w:ascii="Times New Roman" w:eastAsia="Times New Roman" w:hAnsi="Times New Roman" w:cs="Times New Roman"/>
            <w:i/>
            <w:iCs/>
            <w:sz w:val="24"/>
            <w:szCs w:val="24"/>
          </w:rPr>
          <w:commentReference w:id="1089"/>
        </w:r>
      </w:del>
    </w:p>
    <w:p w14:paraId="0000022D" w14:textId="77777777" w:rsidR="00AD2385" w:rsidRDefault="00AD2385">
      <w:pPr>
        <w:pBdr>
          <w:top w:val="nil"/>
          <w:left w:val="nil"/>
          <w:bottom w:val="nil"/>
          <w:right w:val="nil"/>
          <w:between w:val="nil"/>
        </w:pBdr>
        <w:spacing w:line="240" w:lineRule="auto"/>
      </w:pPr>
    </w:p>
    <w:p w14:paraId="2D6EB909" w14:textId="77777777" w:rsidR="002F1EF5" w:rsidRDefault="002F1EF5">
      <w:pPr>
        <w:pBdr>
          <w:top w:val="nil"/>
          <w:left w:val="nil"/>
          <w:bottom w:val="nil"/>
          <w:right w:val="nil"/>
          <w:between w:val="nil"/>
        </w:pBdr>
        <w:spacing w:line="240" w:lineRule="auto"/>
        <w:rPr>
          <w:ins w:id="1122" w:author="Joey Comeaux" w:date="2026-03-04T13:00:00Z" w16du:dateUtc="2026-03-04T20:00:00Z"/>
          <w:b/>
          <w:bCs/>
          <w:u w:val="single"/>
        </w:rPr>
      </w:pPr>
    </w:p>
    <w:p w14:paraId="3B160D6C" w14:textId="7239C606" w:rsidR="00467156" w:rsidRPr="002F1EF5" w:rsidDel="002F1EF5" w:rsidRDefault="00000000">
      <w:pPr>
        <w:pBdr>
          <w:top w:val="nil"/>
          <w:left w:val="nil"/>
          <w:bottom w:val="nil"/>
          <w:right w:val="nil"/>
          <w:between w:val="nil"/>
        </w:pBdr>
        <w:spacing w:line="240" w:lineRule="auto"/>
        <w:rPr>
          <w:del w:id="1123" w:author="Joey Comeaux" w:date="2026-03-04T13:00:00Z" w16du:dateUtc="2026-03-04T20:00:00Z"/>
          <w:b/>
          <w:bCs/>
          <w:u w:val="single"/>
          <w:rPrChange w:id="1124" w:author="Joey Comeaux" w:date="2026-03-04T13:00:00Z" w16du:dateUtc="2026-03-04T20:00:00Z">
            <w:rPr>
              <w:del w:id="1125" w:author="Joey Comeaux" w:date="2026-03-04T13:00:00Z" w16du:dateUtc="2026-03-04T20:00:00Z"/>
            </w:rPr>
          </w:rPrChange>
        </w:rPr>
      </w:pPr>
      <w:r>
        <w:rPr>
          <w:b/>
          <w:bCs/>
          <w:u w:val="single"/>
        </w:rPr>
        <w:t>SSH Access</w:t>
      </w:r>
    </w:p>
    <w:p w14:paraId="0000022F" w14:textId="4C5A9226" w:rsidR="00AD2385" w:rsidRDefault="00000000">
      <w:pPr>
        <w:pBdr>
          <w:top w:val="nil"/>
          <w:left w:val="nil"/>
          <w:bottom w:val="nil"/>
          <w:right w:val="nil"/>
          <w:between w:val="nil"/>
        </w:pBdr>
        <w:spacing w:line="240" w:lineRule="auto"/>
        <w:rPr>
          <w:ins w:id="1126" w:author="Joey Comeaux" w:date="2026-03-04T12:09:00Z" w16du:dateUtc="2026-03-04T19:09:00Z"/>
        </w:rPr>
      </w:pPr>
      <w:del w:id="1127" w:author="Joey Comeaux" w:date="2026-03-04T11:46:00Z" w16du:dateUtc="2026-03-04T18:46:00Z">
        <w:r w:rsidDel="00851DDE">
          <w:delText>To a</w:delText>
        </w:r>
      </w:del>
      <w:del w:id="1128" w:author="Joey Comeaux" w:date="2026-03-04T13:03:00Z" w16du:dateUtc="2026-03-04T20:03:00Z">
        <w:r w:rsidDel="002F1EF5">
          <w:delText>ccess the Maintenance Server via SSH</w:delText>
        </w:r>
      </w:del>
      <w:del w:id="1129" w:author="Joey Comeaux" w:date="2026-03-04T11:46:00Z" w16du:dateUtc="2026-03-04T18:46:00Z">
        <w:r w:rsidDel="00851DDE">
          <w:delText>, it depends on the platform</w:delText>
        </w:r>
      </w:del>
      <w:r>
        <w:t>.</w:t>
      </w:r>
      <w:ins w:id="1130" w:author="Joey Comeaux" w:date="2026-03-04T11:49:00Z" w16du:dateUtc="2026-03-04T18:49:00Z">
        <w:r w:rsidR="00851DDE">
          <w:t xml:space="preserve">  Once connected to the VPN, you can then access the server using different tools.  From an Ubuntu terminal, it is possible to ssh </w:t>
        </w:r>
      </w:ins>
      <w:ins w:id="1131" w:author="Joey Comeaux" w:date="2026-03-04T11:50:00Z" w16du:dateUtc="2026-03-04T18:50:00Z">
        <w:r w:rsidR="00851DDE">
          <w:t>directly to the server.  It is also possible to set up VSC to directly connect to the server, and you can edit files on the server this way, with the restrictions that all ETL processing edits need to b</w:t>
        </w:r>
      </w:ins>
      <w:ins w:id="1132" w:author="Joey Comeaux" w:date="2026-03-04T11:51:00Z" w16du:dateUtc="2026-03-04T18:51:00Z">
        <w:r w:rsidR="00851DDE">
          <w:t>e performed via branches on the main repo and merge</w:t>
        </w:r>
      </w:ins>
      <w:ins w:id="1133" w:author="Joey Comeaux" w:date="2026-03-04T13:06:00Z" w16du:dateUtc="2026-03-04T20:06:00Z">
        <w:r w:rsidR="002F1EF5">
          <w:t>d</w:t>
        </w:r>
      </w:ins>
      <w:ins w:id="1134" w:author="Joey Comeaux" w:date="2026-03-04T11:51:00Z" w16du:dateUtc="2026-03-04T18:51:00Z">
        <w:r w:rsidR="00851DDE">
          <w:t xml:space="preserve"> via a pull request on </w:t>
        </w:r>
        <w:r w:rsidR="00851DDE">
          <w:lastRenderedPageBreak/>
          <w:t xml:space="preserve">GitHub. </w:t>
        </w:r>
      </w:ins>
      <w:ins w:id="1135" w:author="Joey Comeaux" w:date="2026-03-04T11:52:00Z" w16du:dateUtc="2026-03-04T18:52:00Z">
        <w:r w:rsidR="00851DDE">
          <w:t xml:space="preserve">To access the server, there is only 1 account, </w:t>
        </w:r>
      </w:ins>
      <w:ins w:id="1136" w:author="Joey Comeaux" w:date="2026-03-04T11:53:00Z" w16du:dateUtc="2026-03-04T18:53:00Z">
        <w:r w:rsidR="00851DDE">
          <w:t xml:space="preserve">giddensm.  </w:t>
        </w:r>
      </w:ins>
      <w:ins w:id="1137" w:author="Joey Comeaux" w:date="2026-03-04T12:09:00Z" w16du:dateUtc="2026-03-04T19:09:00Z">
        <w:r w:rsidR="00467156">
          <w:t xml:space="preserve">The project Technical Lead manages the account and the password. </w:t>
        </w:r>
      </w:ins>
    </w:p>
    <w:p w14:paraId="03A4C30B" w14:textId="77777777" w:rsidR="00467156" w:rsidRDefault="00467156">
      <w:pPr>
        <w:pBdr>
          <w:top w:val="nil"/>
          <w:left w:val="nil"/>
          <w:bottom w:val="nil"/>
          <w:right w:val="nil"/>
          <w:between w:val="nil"/>
        </w:pBdr>
        <w:spacing w:line="240" w:lineRule="auto"/>
        <w:rPr>
          <w:ins w:id="1138" w:author="Joey Comeaux" w:date="2026-03-04T12:09:00Z" w16du:dateUtc="2026-03-04T19:09:00Z"/>
        </w:rPr>
      </w:pPr>
    </w:p>
    <w:p w14:paraId="30D5C96D" w14:textId="77777777" w:rsidR="00851DDE" w:rsidRDefault="00851DDE">
      <w:pPr>
        <w:pBdr>
          <w:top w:val="nil"/>
          <w:left w:val="nil"/>
          <w:bottom w:val="nil"/>
          <w:right w:val="nil"/>
          <w:between w:val="nil"/>
        </w:pBdr>
        <w:spacing w:line="240" w:lineRule="auto"/>
        <w:rPr>
          <w:ins w:id="1139" w:author="Joey Comeaux" w:date="2026-03-04T11:51:00Z" w16du:dateUtc="2026-03-04T18:51:00Z"/>
        </w:rPr>
      </w:pPr>
    </w:p>
    <w:p w14:paraId="7A97DBA6" w14:textId="77777777" w:rsidR="00851DDE" w:rsidRDefault="00851DDE">
      <w:pPr>
        <w:pBdr>
          <w:top w:val="nil"/>
          <w:left w:val="nil"/>
          <w:bottom w:val="nil"/>
          <w:right w:val="nil"/>
          <w:between w:val="nil"/>
        </w:pBdr>
        <w:spacing w:line="240" w:lineRule="auto"/>
      </w:pPr>
    </w:p>
    <w:p w14:paraId="00000230" w14:textId="04BEC527" w:rsidR="00AD2385" w:rsidDel="002F1EF5" w:rsidRDefault="00000000">
      <w:pPr>
        <w:numPr>
          <w:ilvl w:val="0"/>
          <w:numId w:val="7"/>
        </w:numPr>
        <w:pBdr>
          <w:top w:val="nil"/>
          <w:left w:val="nil"/>
          <w:bottom w:val="nil"/>
          <w:right w:val="nil"/>
          <w:between w:val="nil"/>
        </w:pBdr>
        <w:spacing w:line="240" w:lineRule="auto"/>
        <w:ind w:left="450"/>
        <w:rPr>
          <w:del w:id="1140" w:author="Joey Comeaux" w:date="2026-03-04T13:04:00Z" w16du:dateUtc="2026-03-04T20:04:00Z"/>
        </w:rPr>
      </w:pPr>
      <w:customXmlDelRangeStart w:id="1141" w:author="Joey Comeaux" w:date="2026-03-04T13:04:00Z"/>
      <w:sdt>
        <w:sdtPr>
          <w:tag w:val="goog_rdk_33"/>
          <w:id w:val="-191478015"/>
        </w:sdtPr>
        <w:sdtContent>
          <w:customXmlDelRangeEnd w:id="1141"/>
          <w:customXmlDelRangeStart w:id="1142" w:author="Joey Comeaux" w:date="2026-03-04T13:04:00Z"/>
        </w:sdtContent>
      </w:sdt>
      <w:customXmlDelRangeEnd w:id="1142"/>
      <w:del w:id="1143" w:author="Joey Comeaux" w:date="2026-03-04T13:04:00Z" w16du:dateUtc="2026-03-04T20:04:00Z">
        <w:r w:rsidDel="002F1EF5">
          <w:delText xml:space="preserve">Windows - </w:delText>
        </w:r>
        <w:r w:rsidR="00AD2385" w:rsidDel="002F1EF5">
          <w:fldChar w:fldCharType="begin"/>
        </w:r>
        <w:r w:rsidR="00AD2385" w:rsidDel="002F1EF5">
          <w:delInstrText>HYPERLINK "https://putty.org/" \h</w:delInstrText>
        </w:r>
        <w:r w:rsidR="00AD2385" w:rsidDel="002F1EF5">
          <w:fldChar w:fldCharType="separate"/>
        </w:r>
        <w:r w:rsidR="00AD2385" w:rsidDel="002F1EF5">
          <w:rPr>
            <w:color w:val="1155CC"/>
            <w:u w:val="single"/>
          </w:rPr>
          <w:delText>Putty</w:delText>
        </w:r>
        <w:r w:rsidR="00AD2385" w:rsidDel="002F1EF5">
          <w:fldChar w:fldCharType="end"/>
        </w:r>
        <w:r w:rsidDel="002F1EF5">
          <w:delText>, contact Maintenance Manager for setup info</w:delText>
        </w:r>
      </w:del>
    </w:p>
    <w:p w14:paraId="00000231" w14:textId="2826EED9" w:rsidR="00AD2385" w:rsidDel="00851DDE" w:rsidRDefault="00000000">
      <w:pPr>
        <w:numPr>
          <w:ilvl w:val="0"/>
          <w:numId w:val="7"/>
        </w:numPr>
        <w:pBdr>
          <w:top w:val="nil"/>
          <w:left w:val="nil"/>
          <w:bottom w:val="nil"/>
          <w:right w:val="nil"/>
          <w:between w:val="nil"/>
        </w:pBdr>
        <w:spacing w:line="240" w:lineRule="auto"/>
        <w:ind w:left="450"/>
        <w:rPr>
          <w:del w:id="1144" w:author="Joey Comeaux" w:date="2026-03-04T11:51:00Z" w16du:dateUtc="2026-03-04T18:51:00Z"/>
        </w:rPr>
      </w:pPr>
      <w:del w:id="1145" w:author="Joey Comeaux" w:date="2026-03-04T11:51:00Z" w16du:dateUtc="2026-03-04T18:51:00Z">
        <w:r w:rsidDel="00851DDE">
          <w:delText xml:space="preserve">Mac/Linux - </w:delText>
        </w:r>
        <w:r w:rsidR="00AD2385" w:rsidDel="00851DDE">
          <w:fldChar w:fldCharType="begin"/>
        </w:r>
        <w:r w:rsidR="00AD2385" w:rsidDel="00851DDE">
          <w:delInstrText>HYPERLINK "https://www.hostinger.com/tutorials/ssh-tutorial-how-does-ssh-work" \h</w:delInstrText>
        </w:r>
        <w:r w:rsidR="00AD2385" w:rsidDel="00851DDE">
          <w:fldChar w:fldCharType="separate"/>
        </w:r>
        <w:r w:rsidR="00AD2385" w:rsidDel="00851DDE">
          <w:rPr>
            <w:color w:val="1155CC"/>
            <w:u w:val="single"/>
          </w:rPr>
          <w:delText>Tutorial</w:delText>
        </w:r>
        <w:r w:rsidR="00AD2385" w:rsidDel="00851DDE">
          <w:fldChar w:fldCharType="end"/>
        </w:r>
        <w:r w:rsidDel="00851DDE">
          <w:delText>, native usage. Contact Maintenance Manager for setup info</w:delText>
        </w:r>
      </w:del>
    </w:p>
    <w:p w14:paraId="00000232" w14:textId="3F6CE437" w:rsidR="00AD2385" w:rsidDel="002F1EF5" w:rsidRDefault="00000000">
      <w:pPr>
        <w:widowControl w:val="0"/>
        <w:numPr>
          <w:ilvl w:val="1"/>
          <w:numId w:val="7"/>
        </w:numPr>
        <w:ind w:left="810"/>
        <w:rPr>
          <w:del w:id="1146" w:author="Joey Comeaux" w:date="2026-03-04T13:04:00Z" w16du:dateUtc="2026-03-04T20:04:00Z"/>
          <w:rFonts w:ascii="Times New Roman" w:eastAsia="Times New Roman" w:hAnsi="Times New Roman" w:cs="Times New Roman"/>
          <w:sz w:val="24"/>
          <w:szCs w:val="24"/>
        </w:rPr>
      </w:pPr>
      <w:del w:id="1147" w:author="Joey Comeaux" w:date="2026-03-04T13:04:00Z" w16du:dateUtc="2026-03-04T20:04:00Z">
        <w:r w:rsidDel="002F1EF5">
          <w:rPr>
            <w:rFonts w:ascii="Times New Roman" w:eastAsia="Times New Roman" w:hAnsi="Times New Roman" w:cs="Times New Roman"/>
            <w:sz w:val="24"/>
            <w:szCs w:val="24"/>
          </w:rPr>
          <w:delText>For Mac (or Linux), there is no additional software required for SSH. You can SSH directly using terminal. Use ip address and other specifications under the Putty setup.</w:delText>
        </w:r>
      </w:del>
    </w:p>
    <w:p w14:paraId="00000233" w14:textId="5F5AB13C" w:rsidR="00AD2385" w:rsidDel="002F1EF5" w:rsidRDefault="00000000">
      <w:pPr>
        <w:numPr>
          <w:ilvl w:val="1"/>
          <w:numId w:val="7"/>
        </w:numPr>
        <w:ind w:left="810"/>
        <w:rPr>
          <w:del w:id="1148" w:author="Joey Comeaux" w:date="2026-03-04T13:04:00Z" w16du:dateUtc="2026-03-04T20:04:00Z"/>
        </w:rPr>
      </w:pPr>
      <w:del w:id="1149" w:author="Joey Comeaux" w:date="2026-03-04T13:04:00Z" w16du:dateUtc="2026-03-04T20:04:00Z">
        <w:r w:rsidDel="002F1EF5">
          <w:delText>To access the server on OSX:</w:delText>
        </w:r>
        <w:r w:rsidDel="002F1EF5">
          <w:tab/>
        </w:r>
      </w:del>
    </w:p>
    <w:p w14:paraId="00000234" w14:textId="16D6D9BA" w:rsidR="00AD2385" w:rsidDel="002F1EF5" w:rsidRDefault="00000000">
      <w:pPr>
        <w:numPr>
          <w:ilvl w:val="2"/>
          <w:numId w:val="21"/>
        </w:numPr>
        <w:ind w:left="1260"/>
        <w:rPr>
          <w:del w:id="1150" w:author="Joey Comeaux" w:date="2026-03-04T13:04:00Z" w16du:dateUtc="2026-03-04T20:04:00Z"/>
        </w:rPr>
      </w:pPr>
      <w:del w:id="1151" w:author="Joey Comeaux" w:date="2026-03-04T13:04:00Z" w16du:dateUtc="2026-03-04T20:04:00Z">
        <w:r w:rsidDel="002F1EF5">
          <w:delText>Open terminal</w:delText>
        </w:r>
      </w:del>
    </w:p>
    <w:p w14:paraId="00000235" w14:textId="3571A5DE" w:rsidR="00AD2385" w:rsidDel="002F1EF5" w:rsidRDefault="00000000">
      <w:pPr>
        <w:numPr>
          <w:ilvl w:val="2"/>
          <w:numId w:val="21"/>
        </w:numPr>
        <w:ind w:left="1260"/>
        <w:rPr>
          <w:del w:id="1152" w:author="Joey Comeaux" w:date="2026-03-04T13:04:00Z" w16du:dateUtc="2026-03-04T20:04:00Z"/>
        </w:rPr>
      </w:pPr>
      <w:del w:id="1153" w:author="Joey Comeaux" w:date="2026-03-04T13:04:00Z" w16du:dateUtc="2026-03-04T20:04:00Z">
        <w:r w:rsidDel="002F1EF5">
          <w:delText xml:space="preserve">Enter </w:delText>
        </w:r>
        <w:r w:rsidDel="002F1EF5">
          <w:rPr>
            <w:rFonts w:ascii="Courier New" w:eastAsia="Courier New" w:hAnsi="Courier New" w:cs="Courier New"/>
          </w:rPr>
          <w:delText>ssh username@ip.address</w:delText>
        </w:r>
      </w:del>
    </w:p>
    <w:p w14:paraId="00000236" w14:textId="4CBEB04E" w:rsidR="00AD2385" w:rsidDel="002F1EF5" w:rsidRDefault="00000000">
      <w:pPr>
        <w:numPr>
          <w:ilvl w:val="2"/>
          <w:numId w:val="21"/>
        </w:numPr>
        <w:ind w:left="1260"/>
        <w:rPr>
          <w:del w:id="1154" w:author="Joey Comeaux" w:date="2026-03-04T13:04:00Z" w16du:dateUtc="2026-03-04T20:04:00Z"/>
        </w:rPr>
      </w:pPr>
      <w:del w:id="1155" w:author="Joey Comeaux" w:date="2026-03-04T13:04:00Z" w16du:dateUtc="2026-03-04T20:04:00Z">
        <w:r w:rsidDel="002F1EF5">
          <w:delText>Enter password</w:delText>
        </w:r>
      </w:del>
    </w:p>
    <w:p w14:paraId="00000237" w14:textId="6367E1C4" w:rsidR="00AD2385" w:rsidDel="002F1EF5" w:rsidRDefault="00000000">
      <w:pPr>
        <w:numPr>
          <w:ilvl w:val="2"/>
          <w:numId w:val="21"/>
        </w:numPr>
        <w:ind w:left="1260"/>
        <w:rPr>
          <w:del w:id="1156" w:author="Joey Comeaux" w:date="2026-03-04T13:04:00Z" w16du:dateUtc="2026-03-04T20:04:00Z"/>
        </w:rPr>
      </w:pPr>
      <w:del w:id="1157" w:author="Joey Comeaux" w:date="2026-03-04T13:04:00Z" w16du:dateUtc="2026-03-04T20:04:00Z">
        <w:r w:rsidDel="002F1EF5">
          <w:delText>To access the CIM directory enter</w:delText>
        </w:r>
        <w:r w:rsidDel="002F1EF5">
          <w:rPr>
            <w:rFonts w:ascii="Courier New" w:eastAsia="Courier New" w:hAnsi="Courier New" w:cs="Courier New"/>
          </w:rPr>
          <w:delText xml:space="preserve"> cd /usr/local/cim</w:delText>
        </w:r>
      </w:del>
    </w:p>
    <w:p w14:paraId="00000238" w14:textId="74ECB97C" w:rsidR="00AD2385" w:rsidDel="002F1EF5" w:rsidRDefault="00000000">
      <w:pPr>
        <w:numPr>
          <w:ilvl w:val="2"/>
          <w:numId w:val="21"/>
        </w:numPr>
        <w:ind w:left="1260"/>
        <w:rPr>
          <w:del w:id="1158" w:author="Joey Comeaux" w:date="2026-03-04T13:04:00Z" w16du:dateUtc="2026-03-04T20:04:00Z"/>
        </w:rPr>
      </w:pPr>
      <w:del w:id="1159" w:author="Joey Comeaux" w:date="2026-03-04T13:04:00Z" w16du:dateUtc="2026-03-04T20:04:00Z">
        <w:r w:rsidDel="002F1EF5">
          <w:delText xml:space="preserve">See this </w:delText>
        </w:r>
        <w:r w:rsidR="00AD2385" w:rsidDel="002F1EF5">
          <w:fldChar w:fldCharType="begin"/>
        </w:r>
        <w:r w:rsidR="00AD2385" w:rsidDel="002F1EF5">
          <w:delInstrText>HYPERLINK "https://www.digitalcitizen.life/command-prompt-how-use-basic-commands" \h</w:delInstrText>
        </w:r>
        <w:r w:rsidR="00AD2385" w:rsidDel="002F1EF5">
          <w:fldChar w:fldCharType="separate"/>
        </w:r>
        <w:r w:rsidR="00AD2385" w:rsidDel="002F1EF5">
          <w:rPr>
            <w:color w:val="1155CC"/>
            <w:u w:val="single"/>
          </w:rPr>
          <w:delText>website</w:delText>
        </w:r>
        <w:r w:rsidR="00AD2385" w:rsidDel="002F1EF5">
          <w:fldChar w:fldCharType="end"/>
        </w:r>
        <w:r w:rsidDel="002F1EF5">
          <w:delText xml:space="preserve"> for a tutorial on basic command line navigation</w:delText>
        </w:r>
      </w:del>
    </w:p>
    <w:p w14:paraId="00000239" w14:textId="3BE309F8" w:rsidR="00AD2385" w:rsidDel="002F1EF5" w:rsidRDefault="00000000">
      <w:pPr>
        <w:numPr>
          <w:ilvl w:val="2"/>
          <w:numId w:val="21"/>
        </w:numPr>
        <w:ind w:left="1260"/>
        <w:rPr>
          <w:del w:id="1160" w:author="Joey Comeaux" w:date="2026-03-04T13:04:00Z" w16du:dateUtc="2026-03-04T20:04:00Z"/>
        </w:rPr>
      </w:pPr>
      <w:del w:id="1161" w:author="Joey Comeaux" w:date="2026-03-04T13:04:00Z" w16du:dateUtc="2026-03-04T20:04:00Z">
        <w:r w:rsidDel="002F1EF5">
          <w:delText xml:space="preserve">Go to </w:delText>
        </w:r>
        <w:r w:rsidR="00AD2385" w:rsidDel="002F1EF5">
          <w:fldChar w:fldCharType="begin"/>
        </w:r>
        <w:r w:rsidR="00AD2385" w:rsidDel="002F1EF5">
          <w:delInstrText>HYPERLINK "http://osxdaily.com/2017/04/28/howto-ssh-client-mac/" \h</w:delInstrText>
        </w:r>
        <w:r w:rsidR="00AD2385" w:rsidDel="002F1EF5">
          <w:fldChar w:fldCharType="separate"/>
        </w:r>
        <w:r w:rsidR="00AD2385" w:rsidDel="002F1EF5">
          <w:rPr>
            <w:color w:val="1155CC"/>
            <w:u w:val="single"/>
          </w:rPr>
          <w:delText>SSH tutorial for mac</w:delText>
        </w:r>
        <w:r w:rsidR="00AD2385" w:rsidDel="002F1EF5">
          <w:fldChar w:fldCharType="end"/>
        </w:r>
        <w:r w:rsidDel="002F1EF5">
          <w:delText xml:space="preserve"> for a more in depth tutorial</w:delText>
        </w:r>
      </w:del>
    </w:p>
    <w:p w14:paraId="0000023A" w14:textId="77777777" w:rsidR="00AD2385" w:rsidRDefault="00AD2385">
      <w:pPr>
        <w:rPr>
          <w:ins w:id="1162" w:author="Joey Comeaux" w:date="2026-03-04T13:09:00Z" w16du:dateUtc="2026-03-04T20:09:00Z"/>
        </w:rPr>
      </w:pPr>
    </w:p>
    <w:p w14:paraId="2D9CF1DA" w14:textId="3CBF1E64" w:rsidR="002F1EF5" w:rsidRDefault="002F1EF5">
      <w:pPr>
        <w:rPr>
          <w:ins w:id="1163" w:author="Joey Comeaux" w:date="2026-03-04T13:10:00Z" w16du:dateUtc="2026-03-04T20:10:00Z"/>
        </w:rPr>
      </w:pPr>
      <w:ins w:id="1164" w:author="Joey Comeaux" w:date="2026-03-04T13:09:00Z" w16du:dateUtc="2026-03-04T20:09:00Z">
        <w:r>
          <w:t>Accessing External Servers from OIT Serve</w:t>
        </w:r>
      </w:ins>
      <w:ins w:id="1165" w:author="Joey Comeaux" w:date="2026-03-04T13:10:00Z" w16du:dateUtc="2026-03-04T20:10:00Z">
        <w:r>
          <w:t>r</w:t>
        </w:r>
      </w:ins>
    </w:p>
    <w:p w14:paraId="541A3287" w14:textId="3CDB680D" w:rsidR="002F1EF5" w:rsidRDefault="002F1EF5">
      <w:pPr>
        <w:rPr>
          <w:ins w:id="1166" w:author="Joey Comeaux" w:date="2026-03-04T13:09:00Z" w16du:dateUtc="2026-03-04T20:09:00Z"/>
        </w:rPr>
      </w:pPr>
      <w:ins w:id="1167" w:author="Joey Comeaux" w:date="2026-03-04T13:10:00Z" w16du:dateUtc="2026-03-04T20:10:00Z">
        <w:r>
          <w:t xml:space="preserve">Access to external servers from the OIT Server is strictly controlled by OIT Firewall Security.  </w:t>
        </w:r>
      </w:ins>
    </w:p>
    <w:p w14:paraId="165F3F99" w14:textId="3FCD37E1" w:rsidR="002F1EF5" w:rsidRDefault="00FF1DB1" w:rsidP="002F1EF5">
      <w:pPr>
        <w:pBdr>
          <w:top w:val="nil"/>
          <w:left w:val="nil"/>
          <w:bottom w:val="nil"/>
          <w:right w:val="nil"/>
          <w:between w:val="nil"/>
        </w:pBdr>
        <w:spacing w:line="240" w:lineRule="auto"/>
        <w:rPr>
          <w:ins w:id="1168" w:author="Joey Comeaux" w:date="2026-03-04T13:11:00Z" w16du:dateUtc="2026-03-04T20:11:00Z"/>
          <w:u w:val="single"/>
        </w:rPr>
      </w:pPr>
      <w:ins w:id="1169" w:author="Joey Comeaux" w:date="2026-03-04T13:17:00Z" w16du:dateUtc="2026-03-04T20:17:00Z">
        <w:r>
          <w:rPr>
            <w:u w:val="single"/>
          </w:rPr>
          <w:t xml:space="preserve">Accessing new </w:t>
        </w:r>
      </w:ins>
      <w:ins w:id="1170" w:author="Joey Comeaux" w:date="2026-03-04T13:11:00Z" w16du:dateUtc="2026-03-04T20:11:00Z">
        <w:r w:rsidR="002F1EF5">
          <w:rPr>
            <w:u w:val="single"/>
          </w:rPr>
          <w:t xml:space="preserve">external sites is strictly controlled and requires a Firewall Change Request </w:t>
        </w:r>
      </w:ins>
      <w:ins w:id="1171" w:author="Joey Comeaux" w:date="2026-03-04T13:23:00Z" w16du:dateUtc="2026-03-04T20:23:00Z">
        <w:r w:rsidR="00884B6A">
          <w:rPr>
            <w:u w:val="single"/>
          </w:rPr>
          <w:t>form</w:t>
        </w:r>
      </w:ins>
      <w:ins w:id="1172" w:author="Joey Comeaux" w:date="2026-03-04T13:11:00Z" w16du:dateUtc="2026-03-04T20:11:00Z">
        <w:r w:rsidR="002F1EF5">
          <w:rPr>
            <w:u w:val="single"/>
          </w:rPr>
          <w:t xml:space="preserve"> to be filled out, which we are not able to file.  Tim Andrews (</w:t>
        </w:r>
        <w:r w:rsidR="002F1EF5" w:rsidRPr="00312226">
          <w:rPr>
            <w:u w:val="single"/>
          </w:rPr>
          <w:t>timothy.andrews@state.co.us</w:t>
        </w:r>
        <w:r w:rsidR="002F1EF5">
          <w:rPr>
            <w:u w:val="single"/>
          </w:rPr>
          <w:t xml:space="preserve">), the OIT CIM manager, has to fill out and submit the request.  It is suggested when filing the request, do not use specific IP addresses, use domain names, as this will allow IP address </w:t>
        </w:r>
      </w:ins>
      <w:ins w:id="1173" w:author="Joey Comeaux" w:date="2026-03-04T13:24:00Z" w16du:dateUtc="2026-03-04T20:24:00Z">
        <w:r w:rsidR="00884B6A">
          <w:rPr>
            <w:u w:val="single"/>
          </w:rPr>
          <w:t>switching</w:t>
        </w:r>
      </w:ins>
      <w:ins w:id="1174" w:author="Joey Comeaux" w:date="2026-03-04T13:11:00Z" w16du:dateUtc="2026-03-04T20:11:00Z">
        <w:r w:rsidR="002F1EF5">
          <w:rPr>
            <w:u w:val="single"/>
          </w:rPr>
          <w:t xml:space="preserve"> by the domain.  If using IP addresses, it is required you file a request for every IP address that is used by the domain name.</w:t>
        </w:r>
      </w:ins>
    </w:p>
    <w:p w14:paraId="5F178BEC" w14:textId="77777777" w:rsidR="002F1EF5" w:rsidRDefault="002F1EF5" w:rsidP="002F1EF5">
      <w:pPr>
        <w:pBdr>
          <w:top w:val="nil"/>
          <w:left w:val="nil"/>
          <w:bottom w:val="nil"/>
          <w:right w:val="nil"/>
          <w:between w:val="nil"/>
        </w:pBdr>
        <w:spacing w:line="240" w:lineRule="auto"/>
        <w:rPr>
          <w:ins w:id="1175" w:author="Joey Comeaux" w:date="2026-03-04T13:11:00Z" w16du:dateUtc="2026-03-04T20:11:00Z"/>
          <w:u w:val="single"/>
        </w:rPr>
      </w:pPr>
    </w:p>
    <w:p w14:paraId="27973BB0" w14:textId="77777777" w:rsidR="002F1EF5" w:rsidRDefault="002F1EF5">
      <w:pPr>
        <w:rPr>
          <w:ins w:id="1176" w:author="Joey Comeaux" w:date="2026-03-04T13:09:00Z" w16du:dateUtc="2026-03-04T20:09:00Z"/>
        </w:rPr>
      </w:pPr>
    </w:p>
    <w:p w14:paraId="2310C25E" w14:textId="77777777" w:rsidR="002F1EF5" w:rsidRDefault="002F1EF5"/>
    <w:p w14:paraId="0000023B" w14:textId="314F0387" w:rsidR="00AD2385" w:rsidDel="002F1EF5" w:rsidRDefault="00000000">
      <w:pPr>
        <w:pStyle w:val="Heading2"/>
        <w:rPr>
          <w:del w:id="1177" w:author="Joey Comeaux" w:date="2026-03-04T13:08:00Z" w16du:dateUtc="2026-03-04T20:08:00Z"/>
        </w:rPr>
      </w:pPr>
      <w:bookmarkStart w:id="1178" w:name="_heading=h.1egqt2p" w:colFirst="0" w:colLast="0"/>
      <w:bookmarkEnd w:id="1178"/>
      <w:del w:id="1179" w:author="Joey Comeaux" w:date="2026-03-04T13:08:00Z" w16du:dateUtc="2026-03-04T20:08:00Z">
        <w:r w:rsidDel="002F1EF5">
          <w:delText>Data Tools</w:delText>
        </w:r>
      </w:del>
    </w:p>
    <w:p w14:paraId="0000023C" w14:textId="240D2115" w:rsidR="00AD2385" w:rsidDel="002F1EF5" w:rsidRDefault="00000000">
      <w:pPr>
        <w:rPr>
          <w:del w:id="1180" w:author="Joey Comeaux" w:date="2026-03-04T13:08:00Z" w16du:dateUtc="2026-03-04T20:08:00Z"/>
        </w:rPr>
      </w:pPr>
      <w:del w:id="1181" w:author="Joey Comeaux" w:date="2026-03-04T13:08:00Z" w16du:dateUtc="2026-03-04T20:08:00Z">
        <w:r w:rsidDel="002F1EF5">
          <w:delText>There are a number of data exploration/data view tools that are important to the BIC publishing, maintenance, and QA process. Most tabular data is viewable by normal local tools such as excel, but the geospatial data requires different tools.</w:delText>
        </w:r>
      </w:del>
    </w:p>
    <w:p w14:paraId="0000023D" w14:textId="26BAF3DA" w:rsidR="00AD2385" w:rsidDel="002F1EF5" w:rsidRDefault="00AD2385">
      <w:pPr>
        <w:rPr>
          <w:del w:id="1182" w:author="Joey Comeaux" w:date="2026-03-04T13:08:00Z" w16du:dateUtc="2026-03-04T20:08:00Z"/>
        </w:rPr>
      </w:pPr>
    </w:p>
    <w:p w14:paraId="0000023E" w14:textId="561BE87F" w:rsidR="00AD2385" w:rsidDel="002F1EF5" w:rsidRDefault="00000000">
      <w:pPr>
        <w:rPr>
          <w:del w:id="1183" w:author="Joey Comeaux" w:date="2026-03-04T13:08:00Z" w16du:dateUtc="2026-03-04T20:08:00Z"/>
          <w:b/>
          <w:bCs/>
          <w:u w:val="single"/>
        </w:rPr>
      </w:pPr>
      <w:customXmlDelRangeStart w:id="1184" w:author="Joey Comeaux" w:date="2026-03-04T13:08:00Z"/>
      <w:sdt>
        <w:sdtPr>
          <w:tag w:val="goog_rdk_34"/>
          <w:id w:val="-1957945475"/>
        </w:sdtPr>
        <w:sdtContent>
          <w:customXmlDelRangeEnd w:id="1184"/>
          <w:commentRangeStart w:id="1185"/>
          <w:customXmlDelRangeStart w:id="1186" w:author="Joey Comeaux" w:date="2026-03-04T13:08:00Z"/>
        </w:sdtContent>
      </w:sdt>
      <w:customXmlDelRangeEnd w:id="1186"/>
      <w:del w:id="1187" w:author="Joey Comeaux" w:date="2026-03-04T13:08:00Z" w16du:dateUtc="2026-03-04T20:08:00Z">
        <w:r w:rsidDel="002F1EF5">
          <w:rPr>
            <w:b/>
            <w:bCs/>
            <w:u w:val="single"/>
          </w:rPr>
          <w:delText>QGIS</w:delText>
        </w:r>
      </w:del>
    </w:p>
    <w:p w14:paraId="0000023F" w14:textId="380705E6" w:rsidR="00AD2385" w:rsidDel="002F1EF5" w:rsidRDefault="00000000">
      <w:pPr>
        <w:rPr>
          <w:del w:id="1188" w:author="Joey Comeaux" w:date="2026-03-04T13:08:00Z" w16du:dateUtc="2026-03-04T20:08:00Z"/>
        </w:rPr>
      </w:pPr>
      <w:del w:id="1189" w:author="Joey Comeaux" w:date="2026-03-04T13:08:00Z" w16du:dateUtc="2026-03-04T20:08:00Z">
        <w:r w:rsidDel="002F1EF5">
          <w:delText xml:space="preserve">Is a tool to view geospatial data on a map. There are a number of different setup tutorials as it is open source, but this is the </w:delText>
        </w:r>
        <w:r w:rsidR="00AD2385" w:rsidDel="002F1EF5">
          <w:fldChar w:fldCharType="begin"/>
        </w:r>
        <w:r w:rsidR="00AD2385" w:rsidDel="002F1EF5">
          <w:delInstrText>HYPERLINK "https://www.qgis.org/en/site/forusers/download.html" \h</w:delInstrText>
        </w:r>
        <w:r w:rsidR="00AD2385" w:rsidDel="002F1EF5">
          <w:fldChar w:fldCharType="separate"/>
        </w:r>
        <w:r w:rsidR="00AD2385" w:rsidDel="002F1EF5">
          <w:rPr>
            <w:color w:val="1155CC"/>
            <w:u w:val="single"/>
          </w:rPr>
          <w:delText>official setup and download guide</w:delText>
        </w:r>
        <w:r w:rsidR="00AD2385" w:rsidDel="002F1EF5">
          <w:fldChar w:fldCharType="end"/>
        </w:r>
        <w:r w:rsidDel="002F1EF5">
          <w:delText>.</w:delText>
        </w:r>
        <w:commentRangeEnd w:id="1185"/>
        <w:r w:rsidR="00BF584B" w:rsidDel="002F1EF5">
          <w:rPr>
            <w:rStyle w:val="CommentReference"/>
            <w:sz w:val="22"/>
            <w:szCs w:val="22"/>
          </w:rPr>
          <w:commentReference w:id="1185"/>
        </w:r>
      </w:del>
    </w:p>
    <w:p w14:paraId="00000240" w14:textId="007A1B48" w:rsidR="00AD2385" w:rsidDel="002F1EF5" w:rsidRDefault="00AD2385">
      <w:pPr>
        <w:rPr>
          <w:del w:id="1190" w:author="Joey Comeaux" w:date="2026-03-04T13:08:00Z" w16du:dateUtc="2026-03-04T20:08:00Z"/>
        </w:rPr>
      </w:pPr>
    </w:p>
    <w:p w14:paraId="00000241" w14:textId="1757D391" w:rsidR="00AD2385" w:rsidDel="002F1EF5" w:rsidRDefault="00000000">
      <w:pPr>
        <w:rPr>
          <w:del w:id="1191" w:author="Joey Comeaux" w:date="2026-03-04T13:08:00Z" w16du:dateUtc="2026-03-04T20:08:00Z"/>
          <w:b/>
          <w:bCs/>
          <w:u w:val="single"/>
        </w:rPr>
      </w:pPr>
      <w:del w:id="1192" w:author="Joey Comeaux" w:date="2026-03-04T13:08:00Z" w16du:dateUtc="2026-03-04T20:08:00Z">
        <w:r w:rsidDel="002F1EF5">
          <w:rPr>
            <w:b/>
            <w:bCs/>
            <w:u w:val="single"/>
          </w:rPr>
          <w:delText>Ogr2Ogr</w:delText>
        </w:r>
      </w:del>
    </w:p>
    <w:p w14:paraId="68CB1831" w14:textId="410F64F3" w:rsidR="00710021" w:rsidRDefault="00000000">
      <w:pPr>
        <w:rPr>
          <w:ins w:id="1193" w:author="Joey Comeaux" w:date="2026-02-24T08:11:00Z" w16du:dateUtc="2026-02-24T15:11:00Z"/>
        </w:rPr>
      </w:pPr>
      <w:del w:id="1194" w:author="Joey Comeaux" w:date="2026-03-04T13:08:00Z" w16du:dateUtc="2026-03-04T20:08:00Z">
        <w:r w:rsidDel="002F1EF5">
          <w:delText xml:space="preserve">Download and usage documentation pending. You can find a setup that was done for a different project </w:delText>
        </w:r>
        <w:r w:rsidR="00AD2385" w:rsidDel="002F1EF5">
          <w:fldChar w:fldCharType="begin"/>
        </w:r>
        <w:r w:rsidR="00AD2385" w:rsidDel="002F1EF5">
          <w:delInstrText>HYPERLINK "https://docs.google.com/document/d/1Mwi5PJjm7jy75Am3YPHuJJF8pxULwnOJtOaupDd4Alo/edit" \l "heading=h.97n8c6e05hmj" \h</w:delInstrText>
        </w:r>
        <w:r w:rsidR="00AD2385" w:rsidDel="002F1EF5">
          <w:fldChar w:fldCharType="separate"/>
        </w:r>
        <w:r w:rsidR="00AD2385" w:rsidDel="002F1EF5">
          <w:rPr>
            <w:color w:val="1155CC"/>
            <w:u w:val="single"/>
          </w:rPr>
          <w:delText>here</w:delText>
        </w:r>
        <w:r w:rsidR="00AD2385" w:rsidDel="002F1EF5">
          <w:fldChar w:fldCharType="end"/>
        </w:r>
        <w:r w:rsidDel="002F1EF5">
          <w:delText>.</w:delText>
        </w:r>
      </w:del>
    </w:p>
    <w:p w14:paraId="1E6CA6F2" w14:textId="4D899747" w:rsidR="00710021" w:rsidRDefault="00710021" w:rsidP="00710021">
      <w:pPr>
        <w:pStyle w:val="Heading1"/>
        <w:rPr>
          <w:ins w:id="1195" w:author="Joey Comeaux" w:date="2026-02-24T08:12:00Z" w16du:dateUtc="2026-02-24T15:12:00Z"/>
        </w:rPr>
      </w:pPr>
      <w:ins w:id="1196" w:author="Joey Comeaux" w:date="2026-02-24T08:12:00Z" w16du:dateUtc="2026-02-24T15:12:00Z">
        <w:r>
          <w:t>Appendix A – Acronyms</w:t>
        </w:r>
      </w:ins>
    </w:p>
    <w:p w14:paraId="07498DEA" w14:textId="2462D473" w:rsidR="00710021" w:rsidRDefault="00710021" w:rsidP="00710021">
      <w:pPr>
        <w:rPr>
          <w:ins w:id="1197" w:author="Joey Comeaux" w:date="2026-02-24T08:13:00Z" w16du:dateUtc="2026-02-24T15:13:00Z"/>
        </w:rPr>
      </w:pPr>
      <w:ins w:id="1198" w:author="Joey Comeaux" w:date="2026-02-24T08:12:00Z" w16du:dateUtc="2026-02-24T15:12:00Z">
        <w:r>
          <w:t>CD</w:t>
        </w:r>
      </w:ins>
      <w:ins w:id="1199" w:author="Joey Comeaux" w:date="2026-02-24T08:13:00Z" w16du:dateUtc="2026-02-24T15:13:00Z">
        <w:r>
          <w:t>OS - Colorado Department of State</w:t>
        </w:r>
      </w:ins>
    </w:p>
    <w:p w14:paraId="2C2257E0" w14:textId="77777777" w:rsidR="00710021" w:rsidRDefault="00710021" w:rsidP="00710021">
      <w:pPr>
        <w:rPr>
          <w:ins w:id="1200" w:author="Joey Comeaux" w:date="2026-02-24T08:14:00Z" w16du:dateUtc="2026-02-24T15:14:00Z"/>
        </w:rPr>
      </w:pPr>
      <w:ins w:id="1201" w:author="Joey Comeaux" w:date="2026-02-24T08:13:00Z" w16du:dateUtc="2026-02-24T15:13:00Z">
        <w:r>
          <w:lastRenderedPageBreak/>
          <w:t>BIC     - Business I</w:t>
        </w:r>
      </w:ins>
      <w:ins w:id="1202" w:author="Joey Comeaux" w:date="2026-02-24T08:14:00Z" w16du:dateUtc="2026-02-24T15:14:00Z">
        <w:r>
          <w:t>telligence Center</w:t>
        </w:r>
      </w:ins>
    </w:p>
    <w:p w14:paraId="353743A6" w14:textId="4EF8A41C" w:rsidR="00710021" w:rsidRPr="00710021" w:rsidRDefault="00710021">
      <w:pPr>
        <w:rPr>
          <w:ins w:id="1203" w:author="Joey Comeaux" w:date="2026-02-24T08:12:00Z" w16du:dateUtc="2026-02-24T15:12:00Z"/>
        </w:rPr>
        <w:pPrChange w:id="1204" w:author="Joey Comeaux" w:date="2026-02-24T08:12:00Z" w16du:dateUtc="2026-02-24T15:12:00Z">
          <w:pPr>
            <w:pStyle w:val="Heading1"/>
          </w:pPr>
        </w:pPrChange>
      </w:pPr>
      <w:ins w:id="1205" w:author="Joey Comeaux" w:date="2026-02-24T08:14:00Z" w16du:dateUtc="2026-02-24T15:14:00Z">
        <w:r>
          <w:t>ETL    - Extract Transf</w:t>
        </w:r>
      </w:ins>
      <w:ins w:id="1206" w:author="Joey Comeaux" w:date="2026-02-24T08:15:00Z" w16du:dateUtc="2026-02-24T15:15:00Z">
        <w:r>
          <w:t>orm Load</w:t>
        </w:r>
      </w:ins>
      <w:ins w:id="1207" w:author="Joey Comeaux" w:date="2026-02-24T08:13:00Z" w16du:dateUtc="2026-02-24T15:13:00Z">
        <w:r>
          <w:t xml:space="preserve"> </w:t>
        </w:r>
      </w:ins>
    </w:p>
    <w:p w14:paraId="76D337F1" w14:textId="1364D5D9" w:rsidR="00710021" w:rsidRDefault="00710021" w:rsidP="00710021"/>
    <w:sectPr w:rsidR="00710021">
      <w:headerReference w:type="default" r:id="rId67"/>
      <w:footerReference w:type="default" r:id="rId68"/>
      <w:footerReference w:type="first" r:id="rId69"/>
      <w:pgSz w:w="12240" w:h="15840"/>
      <w:pgMar w:top="1440" w:right="1440" w:bottom="1440" w:left="1440" w:header="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James Brown" w:date="2024-01-15T21:30:00Z" w:initials="">
    <w:p w14:paraId="0000025F"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TODO: clean up github</w:t>
      </w:r>
    </w:p>
  </w:comment>
  <w:comment w:id="68" w:author="James Brown" w:date="2024-01-15T21:35:00Z" w:initials="">
    <w:p w14:paraId="00000247"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TODO: cleanup github, or remove.</w:t>
      </w:r>
    </w:p>
  </w:comment>
  <w:comment w:id="122" w:author="Joey Comeaux" w:date="2026-02-20T16:01:00Z" w:initials="JC">
    <w:p w14:paraId="290601FB" w14:textId="77777777" w:rsidR="009D4398" w:rsidRDefault="009D4398" w:rsidP="009D4398">
      <w:pPr>
        <w:pStyle w:val="CommentText"/>
      </w:pPr>
      <w:r>
        <w:rPr>
          <w:rStyle w:val="CommentReference"/>
        </w:rPr>
        <w:annotationRef/>
      </w:r>
      <w:r>
        <w:t>We may need to create an entire section on the different checks and provide more detail</w:t>
      </w:r>
    </w:p>
  </w:comment>
  <w:comment w:id="167" w:author="James Brown" w:date="2024-01-15T21:37:00Z" w:initials="">
    <w:p w14:paraId="0000025C"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To be Removed</w:t>
      </w:r>
    </w:p>
  </w:comment>
  <w:comment w:id="168" w:author="Joey Comeaux" w:date="2026-02-23T07:34:00Z" w:initials="JC">
    <w:p w14:paraId="6092640D" w14:textId="77777777" w:rsidR="00D14369" w:rsidRDefault="00D14369" w:rsidP="00D14369">
      <w:pPr>
        <w:pStyle w:val="CommentText"/>
      </w:pPr>
      <w:r>
        <w:rPr>
          <w:rStyle w:val="CommentReference"/>
        </w:rPr>
        <w:annotationRef/>
      </w:r>
      <w:r>
        <w:t>Should we remove the Tab from the tracker?</w:t>
      </w:r>
    </w:p>
  </w:comment>
  <w:comment w:id="170" w:author="Joey Comeaux" w:date="2026-02-23T07:44:00Z" w:initials="JC">
    <w:p w14:paraId="01926A9C" w14:textId="77777777" w:rsidR="0078386D" w:rsidRDefault="0078386D" w:rsidP="0078386D">
      <w:pPr>
        <w:pStyle w:val="CommentText"/>
      </w:pPr>
      <w:r>
        <w:rPr>
          <w:rStyle w:val="CommentReference"/>
        </w:rPr>
        <w:annotationRef/>
      </w:r>
      <w:r>
        <w:t>We likely need a J-card to reconcile any differences between our Taxonomy and what CIM expects.  Tim Andrews of OIT  has performed a lot of work on the metadata and we may want to piggy-back on that</w:t>
      </w:r>
    </w:p>
  </w:comment>
  <w:comment w:id="171" w:author="Joey Comeaux" w:date="2026-02-23T07:45:00Z" w:initials="JC">
    <w:p w14:paraId="72751ADC" w14:textId="77777777" w:rsidR="0078386D" w:rsidRDefault="0078386D" w:rsidP="0078386D">
      <w:pPr>
        <w:pStyle w:val="CommentText"/>
      </w:pPr>
      <w:r>
        <w:rPr>
          <w:rStyle w:val="CommentReference"/>
        </w:rPr>
        <w:annotationRef/>
      </w:r>
      <w:r>
        <w:t>Also, the research on Ontologies, Prevenance and Semantic Interoperability likely needs to be updated.</w:t>
      </w:r>
    </w:p>
  </w:comment>
  <w:comment w:id="233" w:author="Joey Comeaux" w:date="2026-02-23T09:04:00Z" w:initials="JC">
    <w:p w14:paraId="5C9A32CC" w14:textId="77777777" w:rsidR="00631EE9" w:rsidRDefault="00631EE9" w:rsidP="00631EE9">
      <w:pPr>
        <w:pStyle w:val="CommentText"/>
      </w:pPr>
      <w:r>
        <w:rPr>
          <w:rStyle w:val="CommentReference"/>
        </w:rPr>
        <w:annotationRef/>
      </w:r>
      <w:r>
        <w:t>Again, we need to reconcile the Categories here with our Taxonomy, as noted above.</w:t>
      </w:r>
    </w:p>
  </w:comment>
  <w:comment w:id="237" w:author="Joey Comeaux" w:date="2026-02-23T09:08:00Z" w:initials="JC">
    <w:p w14:paraId="3CD61D58" w14:textId="77777777" w:rsidR="00631EE9" w:rsidRDefault="00631EE9" w:rsidP="00631EE9">
      <w:pPr>
        <w:pStyle w:val="CommentText"/>
      </w:pPr>
      <w:r>
        <w:rPr>
          <w:rStyle w:val="CommentReference"/>
        </w:rPr>
        <w:annotationRef/>
      </w:r>
      <w:r>
        <w:t>This is another place we could improve.  We could use AI to analyze our metadata on the datasets (using the CIM metadata listings via api) to analyze  all of our tags and then  apply them consistently across all BIC datasets.  I know Tim Andrews has performed some of this work, but we should do it for BIC datasets.  Then, we can create a Tags Taxonomy and use drop down menus for application to datasets.</w:t>
      </w:r>
    </w:p>
  </w:comment>
  <w:comment w:id="274" w:author="Joey Comeaux" w:date="2026-02-22T10:05:00Z" w:initials="JC">
    <w:p w14:paraId="75D99014" w14:textId="77777777" w:rsidR="00631EE9" w:rsidRDefault="003E1E05" w:rsidP="00631EE9">
      <w:pPr>
        <w:pStyle w:val="CommentText"/>
      </w:pPr>
      <w:r>
        <w:rPr>
          <w:rStyle w:val="CommentReference"/>
        </w:rPr>
        <w:annotationRef/>
      </w:r>
      <w:r w:rsidR="00631EE9">
        <w:t>I do not remember what Tim calls the different accounts on CIM now.  Our account privileges are 1 level below Admin</w:t>
      </w:r>
    </w:p>
  </w:comment>
  <w:comment w:id="316" w:author="Joey Comeaux" w:date="2026-02-23T09:19:00Z" w:initials="JC">
    <w:p w14:paraId="67367CA2" w14:textId="77777777" w:rsidR="00440553" w:rsidRDefault="00440553" w:rsidP="00440553">
      <w:pPr>
        <w:pStyle w:val="CommentText"/>
      </w:pPr>
      <w:r>
        <w:rPr>
          <w:rStyle w:val="CommentReference"/>
        </w:rPr>
        <w:annotationRef/>
      </w:r>
      <w:r>
        <w:t>This is out of date and needs to be re-written.  This is not a 1-person decision how to handle this and should be discussed b/w myself, James and Volha, possibly with Andrews input.</w:t>
      </w:r>
    </w:p>
  </w:comment>
  <w:comment w:id="321" w:author="Joey Comeaux" w:date="2026-02-22T10:48:00Z" w:initials="JC">
    <w:p w14:paraId="798724E9" w14:textId="1DB1DFEA" w:rsidR="00E25081" w:rsidRDefault="00E25081" w:rsidP="00E25081">
      <w:pPr>
        <w:pStyle w:val="CommentText"/>
      </w:pPr>
      <w:r>
        <w:rPr>
          <w:rStyle w:val="CommentReference"/>
        </w:rPr>
        <w:annotationRef/>
      </w:r>
      <w:r>
        <w:t>I do not believe this is done anymore.</w:t>
      </w:r>
    </w:p>
  </w:comment>
  <w:comment w:id="327" w:author="Joey Comeaux" w:date="2026-02-23T11:00:00Z" w:initials="JC">
    <w:p w14:paraId="3BC6734C" w14:textId="77777777" w:rsidR="004E2B58" w:rsidRDefault="004E2B58" w:rsidP="004E2B58">
      <w:pPr>
        <w:pStyle w:val="CommentText"/>
      </w:pPr>
      <w:r>
        <w:rPr>
          <w:rStyle w:val="CommentReference"/>
        </w:rPr>
        <w:annotationRef/>
      </w:r>
      <w:r>
        <w:t>We likely need a new section describing or pointing to the various new functions that have been created for accessing all available CIM related metadata</w:t>
      </w:r>
    </w:p>
  </w:comment>
  <w:comment w:id="328" w:author="Joey Comeaux" w:date="2026-02-23T11:05:00Z" w:initials="JC">
    <w:p w14:paraId="77CF86A2" w14:textId="77777777" w:rsidR="004E2B58" w:rsidRDefault="004E2B58" w:rsidP="004E2B58">
      <w:pPr>
        <w:pStyle w:val="CommentText"/>
      </w:pPr>
      <w:r>
        <w:rPr>
          <w:rStyle w:val="CommentReference"/>
        </w:rPr>
        <w:annotationRef/>
      </w:r>
      <w:r>
        <w:t>We also need to add these to the repo.  I will add a suggested J-card in the current J-card for this work</w:t>
      </w:r>
    </w:p>
  </w:comment>
  <w:comment w:id="338" w:author="Joey Comeaux" w:date="2026-02-23T11:09:00Z" w:initials="JC">
    <w:p w14:paraId="4C0F990E" w14:textId="77777777" w:rsidR="004E2B58" w:rsidRDefault="004E2B58" w:rsidP="004E2B58">
      <w:pPr>
        <w:pStyle w:val="CommentText"/>
      </w:pPr>
      <w:r>
        <w:rPr>
          <w:rStyle w:val="CommentReference"/>
        </w:rPr>
        <w:annotationRef/>
      </w:r>
      <w:r>
        <w:t xml:space="preserve">This needs to be removed.  The proper way to do this now is to update the Tracker, then run the metadata_updater.  The method noted in this section is only appropriate for metadata on CIM not controlled by the dataset tracker. </w:t>
      </w:r>
    </w:p>
  </w:comment>
  <w:comment w:id="353" w:author="Joey Comeaux" w:date="2026-02-23T13:02:00Z" w:initials="JC">
    <w:p w14:paraId="4DDE9554" w14:textId="77777777" w:rsidR="00291D2E" w:rsidRDefault="00291D2E" w:rsidP="00291D2E">
      <w:pPr>
        <w:pStyle w:val="CommentText"/>
      </w:pPr>
      <w:r>
        <w:rPr>
          <w:rStyle w:val="CommentReference"/>
        </w:rPr>
        <w:annotationRef/>
      </w:r>
      <w:r>
        <w:t>I have proposed an acronym section be added maybe in the Appendix</w:t>
      </w:r>
    </w:p>
  </w:comment>
  <w:comment w:id="351" w:author="Deleted user" w:date="2025-01-20T23:01:00Z" w:initials="">
    <w:p w14:paraId="0000024C"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What is CDOS?</w:t>
      </w:r>
    </w:p>
  </w:comment>
  <w:comment w:id="474" w:author="Joey Comeaux" w:date="2026-02-23T14:14:00Z" w:initials="JC">
    <w:p w14:paraId="41F59ACA" w14:textId="77777777" w:rsidR="00C33F0B" w:rsidRDefault="00C33F0B" w:rsidP="00C33F0B">
      <w:pPr>
        <w:pStyle w:val="CommentText"/>
      </w:pPr>
      <w:r>
        <w:rPr>
          <w:rStyle w:val="CommentReference"/>
        </w:rPr>
        <w:annotationRef/>
      </w:r>
      <w:r>
        <w:t xml:space="preserve">This needs to be updated.  My guess is that with AI, the SEO section is now out of date.  The USE section needs to be investigate to see if this still how Socrata works, though this likely is fairly correct. </w:t>
      </w:r>
    </w:p>
  </w:comment>
  <w:comment w:id="526" w:author="Joey Comeaux" w:date="2026-02-24T08:30:00Z" w:initials="JC">
    <w:p w14:paraId="58489EBF" w14:textId="77777777" w:rsidR="00E55593" w:rsidRDefault="00E55593" w:rsidP="00E55593">
      <w:pPr>
        <w:pStyle w:val="CommentText"/>
      </w:pPr>
      <w:r>
        <w:rPr>
          <w:rStyle w:val="CommentReference"/>
        </w:rPr>
        <w:annotationRef/>
      </w:r>
      <w:r>
        <w:t>The Github Documentation needs to be updated</w:t>
      </w:r>
    </w:p>
  </w:comment>
  <w:comment w:id="534" w:author="Joey Comeaux" w:date="2026-02-24T08:37:00Z" w:initials="JC">
    <w:p w14:paraId="5C8C4532" w14:textId="77777777" w:rsidR="00E55593" w:rsidRDefault="00E55593" w:rsidP="00E55593">
      <w:pPr>
        <w:pStyle w:val="CommentText"/>
      </w:pPr>
      <w:r>
        <w:rPr>
          <w:rStyle w:val="CommentReference"/>
        </w:rPr>
        <w:annotationRef/>
      </w:r>
      <w:r>
        <w:t xml:space="preserve">The </w:t>
      </w:r>
      <w:r>
        <w:rPr>
          <w:b/>
          <w:bCs/>
        </w:rPr>
        <w:t>catalog</w:t>
      </w:r>
      <w:r>
        <w:t xml:space="preserve"> download is no longer done.  I am not aware of a reason we need to perform this as we have tools to access this via the api when we need the metadata</w:t>
      </w:r>
    </w:p>
    <w:p w14:paraId="0C47694E" w14:textId="77777777" w:rsidR="00E55593" w:rsidRDefault="00E55593" w:rsidP="00E55593">
      <w:pPr>
        <w:pStyle w:val="CommentText"/>
      </w:pPr>
    </w:p>
    <w:p w14:paraId="2A9F9C85" w14:textId="77777777" w:rsidR="00E55593" w:rsidRDefault="00E55593" w:rsidP="00E55593">
      <w:pPr>
        <w:pStyle w:val="CommentText"/>
      </w:pPr>
      <w:r>
        <w:t xml:space="preserve">The </w:t>
      </w:r>
      <w:r>
        <w:rPr>
          <w:b/>
          <w:bCs/>
        </w:rPr>
        <w:t xml:space="preserve">qa </w:t>
      </w:r>
      <w:r>
        <w:t xml:space="preserve">section should be analyzed and determine what is needed going forward.  This likely needs to be a J-card on it’s own. </w:t>
      </w:r>
    </w:p>
    <w:p w14:paraId="48446339" w14:textId="77777777" w:rsidR="00E55593" w:rsidRDefault="00E55593" w:rsidP="00E55593">
      <w:pPr>
        <w:pStyle w:val="CommentText"/>
      </w:pPr>
    </w:p>
    <w:p w14:paraId="79A1025D" w14:textId="77777777" w:rsidR="00E55593" w:rsidRDefault="00E55593" w:rsidP="00E55593">
      <w:pPr>
        <w:pStyle w:val="CommentText"/>
      </w:pPr>
      <w:r>
        <w:t xml:space="preserve">The </w:t>
      </w:r>
      <w:r>
        <w:rPr>
          <w:b/>
          <w:bCs/>
        </w:rPr>
        <w:t xml:space="preserve">documentation </w:t>
      </w:r>
      <w:r>
        <w:t xml:space="preserve">section also needs to be analyzed and updated. </w:t>
      </w:r>
    </w:p>
  </w:comment>
  <w:comment w:id="541" w:author="Joey Comeaux" w:date="2026-02-24T08:47:00Z" w:initials="JC">
    <w:p w14:paraId="4F39D7A4" w14:textId="77777777" w:rsidR="00282F6F" w:rsidRDefault="00282F6F" w:rsidP="00282F6F">
      <w:pPr>
        <w:pStyle w:val="CommentText"/>
      </w:pPr>
      <w:r>
        <w:rPr>
          <w:rStyle w:val="CommentReference"/>
        </w:rPr>
        <w:annotationRef/>
      </w:r>
      <w:r>
        <w:t>The github link describes management of our various passwords and needs to be updated and cleaned up</w:t>
      </w:r>
    </w:p>
  </w:comment>
  <w:comment w:id="545" w:author="Joey Comeaux" w:date="2026-02-24T08:51:00Z" w:initials="JC">
    <w:p w14:paraId="1CB62B7F" w14:textId="77777777" w:rsidR="00BF584B" w:rsidRDefault="00BF584B" w:rsidP="00BF584B">
      <w:pPr>
        <w:pStyle w:val="CommentText"/>
      </w:pPr>
      <w:r>
        <w:rPr>
          <w:rStyle w:val="CommentReference"/>
        </w:rPr>
        <w:annotationRef/>
      </w:r>
      <w:r>
        <w:t>For the password management system we are using, we need to add the expiration period to needed passwords</w:t>
      </w:r>
    </w:p>
  </w:comment>
  <w:comment w:id="547" w:author="Joey Comeaux" w:date="2026-02-24T09:26:00Z" w:initials="JC">
    <w:p w14:paraId="065617ED" w14:textId="77777777" w:rsidR="002C36C5" w:rsidRDefault="002C36C5" w:rsidP="002C36C5">
      <w:pPr>
        <w:pStyle w:val="CommentText"/>
      </w:pPr>
      <w:r>
        <w:rPr>
          <w:rStyle w:val="CommentReference"/>
        </w:rPr>
        <w:annotationRef/>
      </w:r>
      <w:r>
        <w:t>I think we might want to review the github link under the r</w:t>
      </w:r>
      <w:r>
        <w:rPr>
          <w:b/>
          <w:bCs/>
        </w:rPr>
        <w:t>un_etl.json</w:t>
      </w:r>
      <w:r>
        <w:t xml:space="preserve"> section.  We might need to add more detail</w:t>
      </w:r>
    </w:p>
    <w:p w14:paraId="2FE087B6" w14:textId="77777777" w:rsidR="002C36C5" w:rsidRDefault="002C36C5" w:rsidP="002C36C5">
      <w:pPr>
        <w:pStyle w:val="CommentText"/>
      </w:pPr>
    </w:p>
    <w:p w14:paraId="41BB4745" w14:textId="77777777" w:rsidR="002C36C5" w:rsidRDefault="002C36C5" w:rsidP="002C36C5">
      <w:pPr>
        <w:pStyle w:val="CommentText"/>
      </w:pPr>
      <w:r>
        <w:t xml:space="preserve">The documentation link under the </w:t>
      </w:r>
      <w:r>
        <w:rPr>
          <w:b/>
          <w:bCs/>
        </w:rPr>
        <w:t>cron system</w:t>
      </w:r>
      <w:r>
        <w:t xml:space="preserve"> needs to be updated</w:t>
      </w:r>
    </w:p>
  </w:comment>
  <w:comment w:id="580" w:author="Joey Comeaux" w:date="2026-02-24T10:15:00Z" w:initials="JC">
    <w:p w14:paraId="51EBD95E" w14:textId="77777777" w:rsidR="00154566" w:rsidRDefault="00154566" w:rsidP="00154566">
      <w:pPr>
        <w:pStyle w:val="CommentText"/>
      </w:pPr>
      <w:r>
        <w:rPr>
          <w:rStyle w:val="CommentReference"/>
        </w:rPr>
        <w:annotationRef/>
      </w:r>
      <w:r>
        <w:t xml:space="preserve">Im not certain what the status of this is, or what ‘Contract with Xentity’ means, so I am not certain this is still relevant. </w:t>
      </w:r>
    </w:p>
  </w:comment>
  <w:comment w:id="592" w:author="Joey Comeaux" w:date="2026-02-24T10:26:00Z" w:initials="JC">
    <w:p w14:paraId="1BEAAF4F" w14:textId="77777777" w:rsidR="004A3E9B" w:rsidRDefault="004A3E9B" w:rsidP="004A3E9B">
      <w:pPr>
        <w:pStyle w:val="CommentText"/>
      </w:pPr>
      <w:r>
        <w:rPr>
          <w:rStyle w:val="CommentReference"/>
        </w:rPr>
        <w:annotationRef/>
      </w:r>
      <w:r>
        <w:t>Publishing Operations need to be reviewed, maybe updated.</w:t>
      </w:r>
    </w:p>
  </w:comment>
  <w:comment w:id="601" w:author="Joey Comeaux" w:date="2026-02-24T10:47:00Z" w:initials="JC">
    <w:p w14:paraId="442871E8" w14:textId="77777777" w:rsidR="00EA1645" w:rsidRDefault="00EA1645" w:rsidP="00EA1645">
      <w:pPr>
        <w:pStyle w:val="CommentText"/>
      </w:pPr>
      <w:r>
        <w:rPr>
          <w:rStyle w:val="CommentReference"/>
        </w:rPr>
        <w:annotationRef/>
      </w:r>
      <w:r>
        <w:t xml:space="preserve">We might need a write-up on the SOS directive to no longer perform any data corrections on their datasets.  We understand it, but future pms and techs may not and might perform these conversions. </w:t>
      </w:r>
    </w:p>
  </w:comment>
  <w:comment w:id="606" w:author="Joey Comeaux" w:date="2026-02-24T10:53:00Z" w:initials="JC">
    <w:p w14:paraId="37FCDBBD" w14:textId="77777777" w:rsidR="00B837CB" w:rsidRDefault="00B837CB" w:rsidP="00B837CB">
      <w:pPr>
        <w:pStyle w:val="CommentText"/>
      </w:pPr>
      <w:r>
        <w:rPr>
          <w:rStyle w:val="CommentReference"/>
        </w:rPr>
        <w:annotationRef/>
      </w:r>
      <w:r>
        <w:t>The step by step process link needs to be updated to include that geometric map conversion now have to be noted on the sij file via the GUI, and not on CIM itself.  If done only on CIM, the new geometry column will fail if not accounted for in the sij file.</w:t>
      </w:r>
    </w:p>
  </w:comment>
  <w:comment w:id="613" w:author="Joey Comeaux" w:date="2026-02-24T11:03:00Z" w:initials="JC">
    <w:p w14:paraId="0BAA5692" w14:textId="77777777" w:rsidR="00453F8B" w:rsidRDefault="00453F8B" w:rsidP="00453F8B">
      <w:pPr>
        <w:pStyle w:val="CommentText"/>
      </w:pPr>
      <w:r>
        <w:rPr>
          <w:rStyle w:val="CommentReference"/>
        </w:rPr>
        <w:annotationRef/>
      </w:r>
      <w:r>
        <w:t xml:space="preserve">Do we need a </w:t>
      </w:r>
      <w:r>
        <w:rPr>
          <w:b/>
          <w:bCs/>
        </w:rPr>
        <w:t xml:space="preserve">short guide </w:t>
      </w:r>
      <w:r>
        <w:t xml:space="preserve">on what guides the </w:t>
      </w:r>
      <w:r>
        <w:rPr>
          <w:b/>
          <w:bCs/>
        </w:rPr>
        <w:t xml:space="preserve">creation </w:t>
      </w:r>
      <w:r>
        <w:t xml:space="preserve">of automated </w:t>
      </w:r>
      <w:r>
        <w:rPr>
          <w:b/>
          <w:bCs/>
        </w:rPr>
        <w:t>datasets</w:t>
      </w:r>
      <w:r>
        <w:t xml:space="preserve"> vs manual updates?  Seems like we do.  </w:t>
      </w:r>
    </w:p>
  </w:comment>
  <w:comment w:id="616" w:author="Joey Comeaux" w:date="2026-02-24T11:09:00Z" w:initials="JC">
    <w:p w14:paraId="56F9F972" w14:textId="01482FEB" w:rsidR="00453F8B" w:rsidRDefault="00453F8B" w:rsidP="00453F8B">
      <w:pPr>
        <w:pStyle w:val="CommentText"/>
      </w:pPr>
      <w:r>
        <w:rPr>
          <w:rStyle w:val="CommentReference"/>
        </w:rPr>
        <w:annotationRef/>
      </w:r>
      <w:r>
        <w:t xml:space="preserve">I am not certain what do with the </w:t>
      </w:r>
      <w:r>
        <w:rPr>
          <w:b/>
          <w:bCs/>
        </w:rPr>
        <w:t>Virtualization of Code</w:t>
      </w:r>
      <w:r>
        <w:t xml:space="preserve"> section.  Python has been simplified by using anaconda, as dataset specific dependencies are not really needed anymore.  I think we will need the Node section for now.  So we either need to update the Github link or just remove it and add 2 short paragraphs here. </w:t>
      </w:r>
    </w:p>
  </w:comment>
  <w:comment w:id="617" w:author="Joey Comeaux" w:date="2026-02-24T11:13:00Z" w:initials="JC">
    <w:p w14:paraId="27E64A01" w14:textId="77777777" w:rsidR="00453F8B" w:rsidRDefault="00453F8B" w:rsidP="00453F8B">
      <w:pPr>
        <w:pStyle w:val="CommentText"/>
      </w:pPr>
      <w:r>
        <w:rPr>
          <w:rStyle w:val="CommentReference"/>
        </w:rPr>
        <w:annotationRef/>
      </w:r>
      <w:r>
        <w:t xml:space="preserve">For the </w:t>
      </w:r>
      <w:r>
        <w:rPr>
          <w:b/>
          <w:bCs/>
        </w:rPr>
        <w:t xml:space="preserve">Protocols for Adding New </w:t>
      </w:r>
      <w:r>
        <w:t xml:space="preserve">Datasets it might see we no longer need this, as we no longer have a Publishing requirement for the SOS contract, we do still occasionally create new datasets as needed, often to replace older datasets with newer versions with significant differences.  </w:t>
      </w:r>
    </w:p>
    <w:p w14:paraId="48B1D923" w14:textId="77777777" w:rsidR="00453F8B" w:rsidRDefault="00453F8B" w:rsidP="00453F8B">
      <w:pPr>
        <w:pStyle w:val="CommentText"/>
      </w:pPr>
    </w:p>
    <w:p w14:paraId="3F2BE373" w14:textId="77777777" w:rsidR="00453F8B" w:rsidRDefault="00453F8B" w:rsidP="00453F8B">
      <w:pPr>
        <w:pStyle w:val="CommentText"/>
      </w:pPr>
      <w:r>
        <w:t>The here documented link needs to be updated, as we no longer need Python virtualization and we do not create JS programs anymore.</w:t>
      </w:r>
    </w:p>
  </w:comment>
  <w:comment w:id="637" w:author="Joey Comeaux" w:date="2026-02-24T11:54:00Z" w:initials="JC">
    <w:p w14:paraId="0FB867F5" w14:textId="77777777" w:rsidR="00F6147D" w:rsidRDefault="00F6147D" w:rsidP="00F6147D">
      <w:pPr>
        <w:pStyle w:val="CommentText"/>
      </w:pPr>
      <w:r>
        <w:rPr>
          <w:rStyle w:val="CommentReference"/>
        </w:rPr>
        <w:annotationRef/>
      </w:r>
      <w:r>
        <w:t xml:space="preserve">I think the </w:t>
      </w:r>
      <w:r>
        <w:rPr>
          <w:b/>
          <w:bCs/>
        </w:rPr>
        <w:t xml:space="preserve">UpdateCounts </w:t>
      </w:r>
      <w:r>
        <w:t>tab is no longer up to date, because the syncCim() function is not found.  This needs a J-card to fix.</w:t>
      </w:r>
    </w:p>
  </w:comment>
  <w:comment w:id="647" w:author="Joey Comeaux" w:date="2026-02-24T12:14:00Z" w:initials="JC">
    <w:p w14:paraId="3451CA2C" w14:textId="77777777" w:rsidR="006C208C" w:rsidRDefault="00CF7639" w:rsidP="006C208C">
      <w:pPr>
        <w:pStyle w:val="CommentText"/>
      </w:pPr>
      <w:r>
        <w:rPr>
          <w:rStyle w:val="CommentReference"/>
        </w:rPr>
        <w:annotationRef/>
      </w:r>
      <w:r w:rsidR="006C208C">
        <w:t xml:space="preserve">We need a short </w:t>
      </w:r>
      <w:r w:rsidR="006C208C">
        <w:rPr>
          <w:b/>
          <w:bCs/>
        </w:rPr>
        <w:t xml:space="preserve">description </w:t>
      </w:r>
      <w:r w:rsidR="006C208C">
        <w:t xml:space="preserve">of how someone gets a </w:t>
      </w:r>
      <w:r w:rsidR="006C208C">
        <w:rPr>
          <w:b/>
          <w:bCs/>
        </w:rPr>
        <w:t>MOVEIT</w:t>
      </w:r>
      <w:r w:rsidR="006C208C">
        <w:t xml:space="preserve"> account for future reference.</w:t>
      </w:r>
    </w:p>
    <w:p w14:paraId="3CFECC92" w14:textId="77777777" w:rsidR="006C208C" w:rsidRDefault="006C208C" w:rsidP="006C208C">
      <w:pPr>
        <w:pStyle w:val="CommentText"/>
      </w:pPr>
      <w:r>
        <w:t>We should make sure that getting a MOVEIT account is on the BIC onboarding list</w:t>
      </w:r>
    </w:p>
  </w:comment>
  <w:comment w:id="667" w:author="Joey Comeaux" w:date="2026-02-24T12:46:00Z" w:initials="JC">
    <w:p w14:paraId="18A70EDE" w14:textId="77777777" w:rsidR="00EC59F6" w:rsidRDefault="00EC59F6" w:rsidP="00EC59F6">
      <w:pPr>
        <w:pStyle w:val="CommentText"/>
      </w:pPr>
      <w:r>
        <w:rPr>
          <w:rStyle w:val="CommentReference"/>
        </w:rPr>
        <w:annotationRef/>
      </w:r>
      <w:r>
        <w:t>We should remove the /home/giddensm/bic_etl cloned repo</w:t>
      </w:r>
    </w:p>
  </w:comment>
  <w:comment w:id="671" w:author="Joey Comeaux" w:date="2026-02-24T12:52:00Z" w:initials="JC">
    <w:p w14:paraId="6CAC6626" w14:textId="77777777" w:rsidR="00C57744" w:rsidRDefault="00C57744" w:rsidP="00C57744">
      <w:pPr>
        <w:pStyle w:val="CommentText"/>
      </w:pPr>
      <w:r>
        <w:rPr>
          <w:rStyle w:val="CommentReference"/>
        </w:rPr>
        <w:annotationRef/>
      </w:r>
      <w:r>
        <w:t xml:space="preserve">The github link under </w:t>
      </w:r>
      <w:r>
        <w:rPr>
          <w:b/>
          <w:bCs/>
        </w:rPr>
        <w:t xml:space="preserve">Error Triage </w:t>
      </w:r>
      <w:r>
        <w:t>looks mostly good, but needs some light updates.</w:t>
      </w:r>
    </w:p>
  </w:comment>
  <w:comment w:id="674" w:author="Joey Comeaux" w:date="2026-02-24T13:55:00Z" w:initials="JC">
    <w:p w14:paraId="53ADB6D3" w14:textId="77777777" w:rsidR="007A6B67" w:rsidRDefault="007A6B67" w:rsidP="007A6B67">
      <w:pPr>
        <w:pStyle w:val="CommentText"/>
      </w:pPr>
      <w:r>
        <w:rPr>
          <w:rStyle w:val="CommentReference"/>
        </w:rPr>
        <w:annotationRef/>
      </w:r>
      <w:r>
        <w:t xml:space="preserve">The Force run all datdaset section should be re-written.  The here document requires a person to log onto the server to perform this task.  This can now be performed locally, as well as on the server and a script could likely be created to perform this.  The script could be improved to only run tasks that were supposed to run on a give day.  This info is now available in the Tracker under the Cron tab and would be easy to adapt. </w:t>
      </w:r>
    </w:p>
  </w:comment>
  <w:comment w:id="677" w:author="Joey Comeaux" w:date="2026-02-24T14:29:00Z" w:initials="JC">
    <w:p w14:paraId="3B4608BA" w14:textId="77777777" w:rsidR="00A84686" w:rsidRDefault="00A84686" w:rsidP="00A84686">
      <w:pPr>
        <w:pStyle w:val="CommentText"/>
      </w:pPr>
      <w:r>
        <w:rPr>
          <w:rStyle w:val="CommentReference"/>
        </w:rPr>
        <w:annotationRef/>
      </w:r>
      <w:r>
        <w:t>The Server section can likely be removed.  Effort has gone into trying to make the environment mostly seamless, as long as you have the correct environment setup.</w:t>
      </w:r>
    </w:p>
  </w:comment>
  <w:comment w:id="708" w:author="Deleted user" w:date="2025-01-20T22:41:00Z" w:initials="">
    <w:p w14:paraId="0000025A"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reason</w:t>
      </w:r>
    </w:p>
  </w:comment>
  <w:comment w:id="720" w:author="Joey Comeaux" w:date="2026-03-03T17:45:00Z" w:initials="JC">
    <w:p w14:paraId="3D3F4170" w14:textId="77777777" w:rsidR="002E691C" w:rsidRDefault="002E691C" w:rsidP="002E691C">
      <w:pPr>
        <w:pStyle w:val="CommentText"/>
      </w:pPr>
      <w:r>
        <w:rPr>
          <w:rStyle w:val="CommentReference"/>
        </w:rPr>
        <w:annotationRef/>
      </w:r>
      <w:r>
        <w:t>Do we need to update this?  Seems like a moot point now that only cdos is uploading data</w:t>
      </w:r>
    </w:p>
  </w:comment>
  <w:comment w:id="754" w:author="Cheryl Brickey" w:date="2024-06-24T18:50:00Z" w:initials="">
    <w:p w14:paraId="00000250"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@jbrown@xentity.com @jcomeaux@xentity.com Is there a link to a specific document. Or is this intended to be a pointer to GitHub</w:t>
      </w:r>
    </w:p>
  </w:comment>
  <w:comment w:id="757" w:author="Joseph Comeaux" w:date="2024-06-24T19:56:00Z" w:initials="">
    <w:p w14:paraId="00000251"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I think we do not update any manually on a monthly basis.  I think this is part of what James and Andrew have been working on and most are now quarterly or annual, but James should know more...</w:t>
      </w:r>
    </w:p>
  </w:comment>
  <w:comment w:id="760" w:author="James Brown" w:date="2024-06-25T02:33:00Z" w:initials="">
    <w:p w14:paraId="00000252"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The only thing I'm aware of that was manual monthly was the database dump. I think this is fine for now, but nothing to add. @jcomeaux@xentity.com did you add the documentation/notes from CDLE to a google doc or github? Maybe that should be linked somehow, as that might be our only manual-quarterly...</w:t>
      </w:r>
    </w:p>
  </w:comment>
  <w:comment w:id="768" w:author="Joey Comeaux" w:date="2026-03-03T17:47:00Z" w:initials="JC">
    <w:p w14:paraId="774EAC17" w14:textId="77777777" w:rsidR="002E691C" w:rsidRDefault="002E691C" w:rsidP="002E691C">
      <w:pPr>
        <w:pStyle w:val="CommentText"/>
      </w:pPr>
      <w:r>
        <w:rPr>
          <w:rStyle w:val="CommentReference"/>
        </w:rPr>
        <w:annotationRef/>
      </w:r>
      <w:hyperlink r:id="rId1" w:history="1">
        <w:r w:rsidRPr="00286DEF">
          <w:rPr>
            <w:rStyle w:val="Hyperlink"/>
          </w:rPr>
          <w:t>vfalko@xentity.com</w:t>
        </w:r>
      </w:hyperlink>
      <w:r>
        <w:t xml:space="preserve">   I know there are more major efforts from 2025</w:t>
      </w:r>
    </w:p>
  </w:comment>
  <w:comment w:id="862" w:author="Joey Comeaux" w:date="2026-03-03T18:09:00Z" w:initials="JC">
    <w:p w14:paraId="44B2E60D" w14:textId="77777777" w:rsidR="00BA6B3E" w:rsidRDefault="00BA6B3E" w:rsidP="00BA6B3E">
      <w:pPr>
        <w:pStyle w:val="CommentText"/>
      </w:pPr>
      <w:r>
        <w:rPr>
          <w:rStyle w:val="CommentReference"/>
        </w:rPr>
        <w:annotationRef/>
      </w:r>
      <w:r>
        <w:t>Data Publishing Overview link needs to be udpated</w:t>
      </w:r>
    </w:p>
  </w:comment>
  <w:comment w:id="863" w:author="Joey Comeaux" w:date="2026-03-03T18:11:00Z" w:initials="JC">
    <w:p w14:paraId="62FB302B" w14:textId="77777777" w:rsidR="00BA6B3E" w:rsidRDefault="00BA6B3E" w:rsidP="00BA6B3E">
      <w:pPr>
        <w:pStyle w:val="CommentText"/>
      </w:pPr>
      <w:r>
        <w:rPr>
          <w:rStyle w:val="CommentReference"/>
        </w:rPr>
        <w:annotationRef/>
      </w:r>
      <w:r>
        <w:t>I like this plot, but this will take some effort to update, so I am saving this for the next step as I want to at least get thru updating this doc in this sprint</w:t>
      </w:r>
    </w:p>
  </w:comment>
  <w:comment w:id="900" w:author="Joey Comeaux" w:date="2026-03-03T18:17:00Z" w:initials="JC">
    <w:p w14:paraId="476112D8" w14:textId="77777777" w:rsidR="00BA6B3E" w:rsidRDefault="00BA6B3E" w:rsidP="00BA6B3E">
      <w:pPr>
        <w:pStyle w:val="CommentText"/>
      </w:pPr>
      <w:r>
        <w:rPr>
          <w:rStyle w:val="CommentReference"/>
        </w:rPr>
        <w:annotationRef/>
      </w:r>
      <w:r>
        <w:t>This section is not relevant any more, but I need to remember to add a section about the Firewall Request Procedure on the New Server required to access any new external servers.</w:t>
      </w:r>
    </w:p>
  </w:comment>
  <w:comment w:id="904" w:author="Joey Comeaux" w:date="2026-03-04T07:56:00Z" w:initials="JC">
    <w:p w14:paraId="600C849F" w14:textId="77777777" w:rsidR="00524114" w:rsidRDefault="00524114" w:rsidP="00524114">
      <w:pPr>
        <w:pStyle w:val="CommentText"/>
      </w:pPr>
      <w:r>
        <w:rPr>
          <w:rStyle w:val="CommentReference"/>
        </w:rPr>
        <w:annotationRef/>
      </w:r>
      <w:r>
        <w:t>We might need to get a link from Tim that describes the metadata ‘standard’ he has imposed on CIM</w:t>
      </w:r>
    </w:p>
  </w:comment>
  <w:comment w:id="969" w:author="Joey Comeaux" w:date="2026-03-04T09:12:00Z" w:initials="JC">
    <w:p w14:paraId="5043BD31" w14:textId="77777777" w:rsidR="0088600D" w:rsidRDefault="0088600D" w:rsidP="0088600D">
      <w:pPr>
        <w:pStyle w:val="CommentText"/>
      </w:pPr>
      <w:r>
        <w:rPr>
          <w:rStyle w:val="CommentReference"/>
        </w:rPr>
        <w:annotationRef/>
      </w:r>
      <w:r>
        <w:t>Need to create a doc to describe how the automated field checking works.</w:t>
      </w:r>
    </w:p>
  </w:comment>
  <w:comment w:id="994" w:author="Joey Comeaux" w:date="2026-03-04T08:09:00Z" w:initials="JC">
    <w:p w14:paraId="717C02DB" w14:textId="77777777" w:rsidR="00DB717F" w:rsidRDefault="00DB717F" w:rsidP="00DB717F">
      <w:pPr>
        <w:pStyle w:val="CommentText"/>
      </w:pPr>
      <w:r>
        <w:rPr>
          <w:rStyle w:val="CommentReference"/>
        </w:rPr>
        <w:annotationRef/>
      </w:r>
      <w:r>
        <w:t>I do not think we are performing most of these, however, maybe these should be redesigned for the current system?</w:t>
      </w:r>
    </w:p>
  </w:comment>
  <w:comment w:id="1024" w:author="Deleted user" w:date="2025-01-23T16:21:00Z" w:initials="">
    <w:p w14:paraId="00000258"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If this hasn't been used since Year 2, should I still download this?</w:t>
      </w:r>
    </w:p>
  </w:comment>
  <w:comment w:id="1027" w:author="Deleted user" w:date="2025-01-23T14:23:00Z" w:initials="">
    <w:p w14:paraId="00000260"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Python 3.13.1 is the latest version</w:t>
      </w:r>
    </w:p>
    <w:p w14:paraId="00000261" w14:textId="77777777" w:rsidR="00AD2385" w:rsidRDefault="00AD2385">
      <w:pPr>
        <w:widowControl w:val="0"/>
        <w:pBdr>
          <w:top w:val="nil"/>
          <w:left w:val="nil"/>
          <w:bottom w:val="nil"/>
          <w:right w:val="nil"/>
          <w:between w:val="nil"/>
        </w:pBdr>
        <w:spacing w:line="240" w:lineRule="auto"/>
        <w:rPr>
          <w:color w:val="000000"/>
        </w:rPr>
      </w:pPr>
    </w:p>
    <w:p w14:paraId="00000262" w14:textId="77777777" w:rsidR="00AD2385" w:rsidRDefault="00000000">
      <w:pPr>
        <w:widowControl w:val="0"/>
        <w:pBdr>
          <w:top w:val="nil"/>
          <w:left w:val="nil"/>
          <w:bottom w:val="nil"/>
          <w:right w:val="nil"/>
          <w:between w:val="nil"/>
        </w:pBdr>
        <w:spacing w:line="240" w:lineRule="auto"/>
        <w:rPr>
          <w:color w:val="000000"/>
        </w:rPr>
      </w:pPr>
      <w:r>
        <w:rPr>
          <w:color w:val="000000"/>
        </w:rPr>
        <w:t>@jcomeaux@xentity.com said that this should be Python 3.12.7 right now in WSL</w:t>
      </w:r>
    </w:p>
  </w:comment>
  <w:comment w:id="1028" w:author="Joseph Comeaux" w:date="2025-01-23T17:56:00Z" w:initials="">
    <w:p w14:paraId="00000263"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Yeah, we need to update this soon... We are using version 3.12.7 on the new OIT Server</w:t>
      </w:r>
    </w:p>
  </w:comment>
  <w:comment w:id="1089" w:author="Deleted user" w:date="2025-01-23T16:20:00Z" w:initials="">
    <w:p w14:paraId="0000025B"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Is this something I need to set up?</w:t>
      </w:r>
    </w:p>
  </w:comment>
  <w:comment w:id="1185" w:author="Deleted user" w:date="2025-01-23T16:23:00Z" w:initials="">
    <w:p w14:paraId="00000256" w14:textId="77777777" w:rsidR="00AD2385" w:rsidRDefault="00597B9C">
      <w:pPr>
        <w:widowControl w:val="0"/>
        <w:pBdr>
          <w:top w:val="nil"/>
          <w:left w:val="nil"/>
          <w:bottom w:val="nil"/>
          <w:right w:val="nil"/>
          <w:between w:val="nil"/>
        </w:pBdr>
        <w:spacing w:line="240" w:lineRule="auto"/>
        <w:rPr>
          <w:color w:val="000000"/>
        </w:rPr>
      </w:pPr>
      <w:r>
        <w:rPr>
          <w:rStyle w:val="CommentReference"/>
        </w:rPr>
        <w:annotationRef/>
      </w:r>
      <w:r>
        <w:rPr>
          <w:color w:val="000000"/>
        </w:rPr>
        <w:t>Do I need to download this? Looks like the costs are listed in Euros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5F" w15:done="0"/>
  <w15:commentEx w15:paraId="00000247" w15:done="0"/>
  <w15:commentEx w15:paraId="290601FB" w15:done="0"/>
  <w15:commentEx w15:paraId="0000025C" w15:done="0"/>
  <w15:commentEx w15:paraId="6092640D" w15:paraIdParent="0000025C" w15:done="0"/>
  <w15:commentEx w15:paraId="01926A9C" w15:done="0"/>
  <w15:commentEx w15:paraId="72751ADC" w15:paraIdParent="01926A9C" w15:done="0"/>
  <w15:commentEx w15:paraId="5C9A32CC" w15:done="0"/>
  <w15:commentEx w15:paraId="3CD61D58" w15:done="0"/>
  <w15:commentEx w15:paraId="75D99014" w15:done="0"/>
  <w15:commentEx w15:paraId="67367CA2" w15:done="0"/>
  <w15:commentEx w15:paraId="798724E9" w15:done="0"/>
  <w15:commentEx w15:paraId="3BC6734C" w15:done="0"/>
  <w15:commentEx w15:paraId="77CF86A2" w15:paraIdParent="3BC6734C" w15:done="0"/>
  <w15:commentEx w15:paraId="4C0F990E" w15:done="0"/>
  <w15:commentEx w15:paraId="4DDE9554" w15:done="0"/>
  <w15:commentEx w15:paraId="0000024C" w15:done="0"/>
  <w15:commentEx w15:paraId="41F59ACA" w15:done="0"/>
  <w15:commentEx w15:paraId="58489EBF" w15:done="0"/>
  <w15:commentEx w15:paraId="79A1025D" w15:done="0"/>
  <w15:commentEx w15:paraId="4F39D7A4" w15:done="0"/>
  <w15:commentEx w15:paraId="1CB62B7F" w15:done="0"/>
  <w15:commentEx w15:paraId="41BB4745" w15:done="0"/>
  <w15:commentEx w15:paraId="51EBD95E" w15:done="0"/>
  <w15:commentEx w15:paraId="1BEAAF4F" w15:done="0"/>
  <w15:commentEx w15:paraId="442871E8" w15:done="0"/>
  <w15:commentEx w15:paraId="37FCDBBD" w15:done="0"/>
  <w15:commentEx w15:paraId="0BAA5692" w15:done="0"/>
  <w15:commentEx w15:paraId="56F9F972" w15:done="0"/>
  <w15:commentEx w15:paraId="3F2BE373" w15:done="0"/>
  <w15:commentEx w15:paraId="0FB867F5" w15:done="0"/>
  <w15:commentEx w15:paraId="3CFECC92" w15:done="0"/>
  <w15:commentEx w15:paraId="18A70EDE" w15:done="0"/>
  <w15:commentEx w15:paraId="6CAC6626" w15:done="0"/>
  <w15:commentEx w15:paraId="53ADB6D3" w15:done="0"/>
  <w15:commentEx w15:paraId="3B4608BA" w15:done="0"/>
  <w15:commentEx w15:paraId="0000025A" w15:done="0"/>
  <w15:commentEx w15:paraId="3D3F4170" w15:done="0"/>
  <w15:commentEx w15:paraId="00000250" w15:done="0"/>
  <w15:commentEx w15:paraId="00000251" w15:paraIdParent="00000250" w15:done="0"/>
  <w15:commentEx w15:paraId="00000252" w15:paraIdParent="00000250" w15:done="0"/>
  <w15:commentEx w15:paraId="774EAC17" w15:done="0"/>
  <w15:commentEx w15:paraId="44B2E60D" w15:done="0"/>
  <w15:commentEx w15:paraId="62FB302B" w15:done="0"/>
  <w15:commentEx w15:paraId="476112D8" w15:done="0"/>
  <w15:commentEx w15:paraId="600C849F" w15:done="0"/>
  <w15:commentEx w15:paraId="5043BD31" w15:done="0"/>
  <w15:commentEx w15:paraId="717C02DB" w15:done="0"/>
  <w15:commentEx w15:paraId="00000258" w15:done="0"/>
  <w15:commentEx w15:paraId="00000262" w15:done="0"/>
  <w15:commentEx w15:paraId="00000263" w15:paraIdParent="00000262" w15:done="0"/>
  <w15:commentEx w15:paraId="0000025B" w15:done="0"/>
  <w15:commentEx w15:paraId="000002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CF3AB4" w16cex:dateUtc="2026-02-20T23:01:00Z"/>
  <w16cex:commentExtensible w16cex:durableId="14EB85C8" w16cex:dateUtc="2026-02-23T14:34:00Z"/>
  <w16cex:commentExtensible w16cex:durableId="18AF0F50" w16cex:dateUtc="2026-02-23T14:44:00Z"/>
  <w16cex:commentExtensible w16cex:durableId="52239457" w16cex:dateUtc="2026-02-23T14:45:00Z"/>
  <w16cex:commentExtensible w16cex:durableId="4AC31620" w16cex:dateUtc="2026-02-23T16:04:00Z"/>
  <w16cex:commentExtensible w16cex:durableId="5AC5F320" w16cex:dateUtc="2026-02-23T16:08:00Z"/>
  <w16cex:commentExtensible w16cex:durableId="2911A815" w16cex:dateUtc="2026-02-22T17:05:00Z"/>
  <w16cex:commentExtensible w16cex:durableId="4477C490" w16cex:dateUtc="2026-02-23T16:19:00Z"/>
  <w16cex:commentExtensible w16cex:durableId="330F26CF" w16cex:dateUtc="2026-02-22T17:48:00Z"/>
  <w16cex:commentExtensible w16cex:durableId="0AA2DF8B" w16cex:dateUtc="2026-02-23T18:00:00Z"/>
  <w16cex:commentExtensible w16cex:durableId="59072268" w16cex:dateUtc="2026-02-23T18:05:00Z"/>
  <w16cex:commentExtensible w16cex:durableId="29E98505" w16cex:dateUtc="2026-02-23T18:09:00Z"/>
  <w16cex:commentExtensible w16cex:durableId="67A2BC49" w16cex:dateUtc="2026-02-23T20:02:00Z"/>
  <w16cex:commentExtensible w16cex:durableId="4C09AA67" w16cex:dateUtc="2026-02-23T21:14:00Z"/>
  <w16cex:commentExtensible w16cex:durableId="6E02C2D1" w16cex:dateUtc="2026-02-24T15:30:00Z"/>
  <w16cex:commentExtensible w16cex:durableId="435BA489" w16cex:dateUtc="2026-02-24T15:37:00Z"/>
  <w16cex:commentExtensible w16cex:durableId="4DB9EEAD" w16cex:dateUtc="2026-02-24T15:47:00Z"/>
  <w16cex:commentExtensible w16cex:durableId="7FA07ECC" w16cex:dateUtc="2026-02-24T15:51:00Z"/>
  <w16cex:commentExtensible w16cex:durableId="1D527463" w16cex:dateUtc="2026-02-24T16:26:00Z"/>
  <w16cex:commentExtensible w16cex:durableId="77706C61" w16cex:dateUtc="2026-02-24T17:15:00Z"/>
  <w16cex:commentExtensible w16cex:durableId="32255C8F" w16cex:dateUtc="2026-02-24T17:26:00Z"/>
  <w16cex:commentExtensible w16cex:durableId="46AD6881" w16cex:dateUtc="2026-02-24T17:47:00Z"/>
  <w16cex:commentExtensible w16cex:durableId="42375220" w16cex:dateUtc="2026-02-24T17:53:00Z"/>
  <w16cex:commentExtensible w16cex:durableId="09C88705" w16cex:dateUtc="2026-02-24T18:03:00Z"/>
  <w16cex:commentExtensible w16cex:durableId="3C5278BD" w16cex:dateUtc="2026-02-24T18:09:00Z"/>
  <w16cex:commentExtensible w16cex:durableId="62C564E2" w16cex:dateUtc="2026-02-24T18:13:00Z"/>
  <w16cex:commentExtensible w16cex:durableId="42675117" w16cex:dateUtc="2026-02-24T18:54:00Z"/>
  <w16cex:commentExtensible w16cex:durableId="349010F7" w16cex:dateUtc="2026-02-24T19:14:00Z"/>
  <w16cex:commentExtensible w16cex:durableId="7BC42AB8" w16cex:dateUtc="2026-02-24T19:46:00Z"/>
  <w16cex:commentExtensible w16cex:durableId="0E9D6682" w16cex:dateUtc="2026-02-24T19:52:00Z"/>
  <w16cex:commentExtensible w16cex:durableId="39AE795A" w16cex:dateUtc="2026-02-24T20:55:00Z"/>
  <w16cex:commentExtensible w16cex:durableId="5F64913A" w16cex:dateUtc="2026-02-24T21:29:00Z"/>
  <w16cex:commentExtensible w16cex:durableId="0452B26D" w16cex:dateUtc="2026-03-04T00:45:00Z"/>
  <w16cex:commentExtensible w16cex:durableId="1A46F4B4" w16cex:dateUtc="2026-03-04T00:47:00Z"/>
  <w16cex:commentExtensible w16cex:durableId="0593E2BF" w16cex:dateUtc="2026-03-04T01:09:00Z"/>
  <w16cex:commentExtensible w16cex:durableId="1743DE94" w16cex:dateUtc="2026-03-04T01:11:00Z"/>
  <w16cex:commentExtensible w16cex:durableId="1E331920" w16cex:dateUtc="2026-03-04T01:17:00Z"/>
  <w16cex:commentExtensible w16cex:durableId="1B748D0F" w16cex:dateUtc="2026-03-04T14:56:00Z"/>
  <w16cex:commentExtensible w16cex:durableId="53B33576" w16cex:dateUtc="2026-03-04T16:12:00Z"/>
  <w16cex:commentExtensible w16cex:durableId="144B2C6F" w16cex:dateUtc="2026-03-04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5F" w16cid:durableId="0000025F"/>
  <w16cid:commentId w16cid:paraId="00000247" w16cid:durableId="00000247"/>
  <w16cid:commentId w16cid:paraId="290601FB" w16cid:durableId="51CF3AB4"/>
  <w16cid:commentId w16cid:paraId="0000025C" w16cid:durableId="0000025C"/>
  <w16cid:commentId w16cid:paraId="6092640D" w16cid:durableId="14EB85C8"/>
  <w16cid:commentId w16cid:paraId="01926A9C" w16cid:durableId="18AF0F50"/>
  <w16cid:commentId w16cid:paraId="72751ADC" w16cid:durableId="52239457"/>
  <w16cid:commentId w16cid:paraId="5C9A32CC" w16cid:durableId="4AC31620"/>
  <w16cid:commentId w16cid:paraId="3CD61D58" w16cid:durableId="5AC5F320"/>
  <w16cid:commentId w16cid:paraId="75D99014" w16cid:durableId="2911A815"/>
  <w16cid:commentId w16cid:paraId="67367CA2" w16cid:durableId="4477C490"/>
  <w16cid:commentId w16cid:paraId="798724E9" w16cid:durableId="330F26CF"/>
  <w16cid:commentId w16cid:paraId="3BC6734C" w16cid:durableId="0AA2DF8B"/>
  <w16cid:commentId w16cid:paraId="77CF86A2" w16cid:durableId="59072268"/>
  <w16cid:commentId w16cid:paraId="4C0F990E" w16cid:durableId="29E98505"/>
  <w16cid:commentId w16cid:paraId="4DDE9554" w16cid:durableId="67A2BC49"/>
  <w16cid:commentId w16cid:paraId="0000024C" w16cid:durableId="0000024C"/>
  <w16cid:commentId w16cid:paraId="41F59ACA" w16cid:durableId="4C09AA67"/>
  <w16cid:commentId w16cid:paraId="58489EBF" w16cid:durableId="6E02C2D1"/>
  <w16cid:commentId w16cid:paraId="79A1025D" w16cid:durableId="435BA489"/>
  <w16cid:commentId w16cid:paraId="4F39D7A4" w16cid:durableId="4DB9EEAD"/>
  <w16cid:commentId w16cid:paraId="1CB62B7F" w16cid:durableId="7FA07ECC"/>
  <w16cid:commentId w16cid:paraId="41BB4745" w16cid:durableId="1D527463"/>
  <w16cid:commentId w16cid:paraId="51EBD95E" w16cid:durableId="77706C61"/>
  <w16cid:commentId w16cid:paraId="1BEAAF4F" w16cid:durableId="32255C8F"/>
  <w16cid:commentId w16cid:paraId="442871E8" w16cid:durableId="46AD6881"/>
  <w16cid:commentId w16cid:paraId="37FCDBBD" w16cid:durableId="42375220"/>
  <w16cid:commentId w16cid:paraId="0BAA5692" w16cid:durableId="09C88705"/>
  <w16cid:commentId w16cid:paraId="56F9F972" w16cid:durableId="3C5278BD"/>
  <w16cid:commentId w16cid:paraId="3F2BE373" w16cid:durableId="62C564E2"/>
  <w16cid:commentId w16cid:paraId="0FB867F5" w16cid:durableId="42675117"/>
  <w16cid:commentId w16cid:paraId="3CFECC92" w16cid:durableId="349010F7"/>
  <w16cid:commentId w16cid:paraId="18A70EDE" w16cid:durableId="7BC42AB8"/>
  <w16cid:commentId w16cid:paraId="6CAC6626" w16cid:durableId="0E9D6682"/>
  <w16cid:commentId w16cid:paraId="53ADB6D3" w16cid:durableId="39AE795A"/>
  <w16cid:commentId w16cid:paraId="3B4608BA" w16cid:durableId="5F64913A"/>
  <w16cid:commentId w16cid:paraId="0000025A" w16cid:durableId="0000025A"/>
  <w16cid:commentId w16cid:paraId="3D3F4170" w16cid:durableId="0452B26D"/>
  <w16cid:commentId w16cid:paraId="00000250" w16cid:durableId="00000250"/>
  <w16cid:commentId w16cid:paraId="00000251" w16cid:durableId="00000251"/>
  <w16cid:commentId w16cid:paraId="00000252" w16cid:durableId="00000252"/>
  <w16cid:commentId w16cid:paraId="774EAC17" w16cid:durableId="1A46F4B4"/>
  <w16cid:commentId w16cid:paraId="44B2E60D" w16cid:durableId="0593E2BF"/>
  <w16cid:commentId w16cid:paraId="62FB302B" w16cid:durableId="1743DE94"/>
  <w16cid:commentId w16cid:paraId="476112D8" w16cid:durableId="1E331920"/>
  <w16cid:commentId w16cid:paraId="600C849F" w16cid:durableId="1B748D0F"/>
  <w16cid:commentId w16cid:paraId="5043BD31" w16cid:durableId="53B33576"/>
  <w16cid:commentId w16cid:paraId="717C02DB" w16cid:durableId="144B2C6F"/>
  <w16cid:commentId w16cid:paraId="00000258" w16cid:durableId="00000258"/>
  <w16cid:commentId w16cid:paraId="00000262" w16cid:durableId="00000262"/>
  <w16cid:commentId w16cid:paraId="00000263" w16cid:durableId="00000263"/>
  <w16cid:commentId w16cid:paraId="0000025B" w16cid:durableId="0000025B"/>
  <w16cid:commentId w16cid:paraId="00000256" w16cid:durableId="000002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B9AB9" w14:textId="77777777" w:rsidR="00D31A84" w:rsidRDefault="00D31A84">
      <w:pPr>
        <w:spacing w:line="240" w:lineRule="auto"/>
      </w:pPr>
      <w:r>
        <w:separator/>
      </w:r>
    </w:p>
  </w:endnote>
  <w:endnote w:type="continuationSeparator" w:id="0">
    <w:p w14:paraId="1AAF1B86" w14:textId="77777777" w:rsidR="00D31A84" w:rsidRDefault="00D31A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9F251A26-D009-4FB6-94C5-6CCB91791C70}"/>
    <w:embedBold r:id="rId2" w:fontKey="{1848735C-29D1-45F6-A265-9B4B71E90A12}"/>
  </w:font>
  <w:font w:name="Calibri">
    <w:panose1 w:val="020F0502020204030204"/>
    <w:charset w:val="00"/>
    <w:family w:val="swiss"/>
    <w:pitch w:val="variable"/>
    <w:sig w:usb0="E4002EFF" w:usb1="C200247B" w:usb2="00000009" w:usb3="00000000" w:csb0="000001FF" w:csb1="00000000"/>
    <w:embedRegular r:id="rId3" w:fontKey="{5F843BD5-3C0B-4650-A0D5-EBAB5BF2D21E}"/>
  </w:font>
  <w:font w:name="Cambria">
    <w:panose1 w:val="02040503050406030204"/>
    <w:charset w:val="00"/>
    <w:family w:val="roman"/>
    <w:pitch w:val="variable"/>
    <w:sig w:usb0="E00006FF" w:usb1="420024FF" w:usb2="02000000" w:usb3="00000000" w:csb0="0000019F" w:csb1="00000000"/>
    <w:embedRegular r:id="rId4" w:fontKey="{CF97305A-6F22-4816-A6A4-A195852812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4" w14:textId="5CA8D43B" w:rsidR="00AD2385" w:rsidRDefault="00000000">
    <w:pPr>
      <w:jc w:val="right"/>
    </w:pPr>
    <w:r>
      <w:fldChar w:fldCharType="begin"/>
    </w:r>
    <w:r>
      <w:instrText>PAGE</w:instrText>
    </w:r>
    <w:r>
      <w:fldChar w:fldCharType="separate"/>
    </w:r>
    <w:r w:rsidR="00597B9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77777777" w:rsidR="00AD2385" w:rsidRDefault="00AD23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15DF8" w14:textId="77777777" w:rsidR="00D31A84" w:rsidRDefault="00D31A84">
      <w:pPr>
        <w:spacing w:line="240" w:lineRule="auto"/>
      </w:pPr>
      <w:r>
        <w:separator/>
      </w:r>
    </w:p>
  </w:footnote>
  <w:footnote w:type="continuationSeparator" w:id="0">
    <w:p w14:paraId="10742747" w14:textId="77777777" w:rsidR="00D31A84" w:rsidRDefault="00D31A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3" w14:textId="77777777" w:rsidR="00AD2385" w:rsidRDefault="00AD2385">
    <w:pP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7382"/>
    <w:multiLevelType w:val="multilevel"/>
    <w:tmpl w:val="44861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5523F1"/>
    <w:multiLevelType w:val="hybridMultilevel"/>
    <w:tmpl w:val="082A7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258C4"/>
    <w:multiLevelType w:val="multilevel"/>
    <w:tmpl w:val="534A9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DEE7CA2"/>
    <w:multiLevelType w:val="hybridMultilevel"/>
    <w:tmpl w:val="684CA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6665ED"/>
    <w:multiLevelType w:val="multilevel"/>
    <w:tmpl w:val="ECDE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590C2A"/>
    <w:multiLevelType w:val="multilevel"/>
    <w:tmpl w:val="D53625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AB35E05"/>
    <w:multiLevelType w:val="multilevel"/>
    <w:tmpl w:val="621C6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820421"/>
    <w:multiLevelType w:val="multilevel"/>
    <w:tmpl w:val="4680FF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DAA0485"/>
    <w:multiLevelType w:val="multilevel"/>
    <w:tmpl w:val="218A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406D3"/>
    <w:multiLevelType w:val="multilevel"/>
    <w:tmpl w:val="11960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576007"/>
    <w:multiLevelType w:val="multilevel"/>
    <w:tmpl w:val="71AC54A0"/>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11" w15:restartNumberingAfterBreak="0">
    <w:nsid w:val="36797F25"/>
    <w:multiLevelType w:val="hybridMultilevel"/>
    <w:tmpl w:val="289AEBF2"/>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AC5A31"/>
    <w:multiLevelType w:val="multilevel"/>
    <w:tmpl w:val="C8086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703E77"/>
    <w:multiLevelType w:val="multilevel"/>
    <w:tmpl w:val="47E0E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5F0A7E"/>
    <w:multiLevelType w:val="multilevel"/>
    <w:tmpl w:val="55FAE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B420827"/>
    <w:multiLevelType w:val="multilevel"/>
    <w:tmpl w:val="BFCED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BA5EDF"/>
    <w:multiLevelType w:val="multilevel"/>
    <w:tmpl w:val="B14EB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A11C47"/>
    <w:multiLevelType w:val="multilevel"/>
    <w:tmpl w:val="33387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B51228"/>
    <w:multiLevelType w:val="multilevel"/>
    <w:tmpl w:val="9E46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611697"/>
    <w:multiLevelType w:val="multilevel"/>
    <w:tmpl w:val="69066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4FA1C66"/>
    <w:multiLevelType w:val="multilevel"/>
    <w:tmpl w:val="46E2D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973C72"/>
    <w:multiLevelType w:val="multilevel"/>
    <w:tmpl w:val="3C1AF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E14CDD"/>
    <w:multiLevelType w:val="multilevel"/>
    <w:tmpl w:val="DF8A3E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E60385D"/>
    <w:multiLevelType w:val="multilevel"/>
    <w:tmpl w:val="29808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F375891"/>
    <w:multiLevelType w:val="hybridMultilevel"/>
    <w:tmpl w:val="01B85E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EA3AB2"/>
    <w:multiLevelType w:val="multilevel"/>
    <w:tmpl w:val="F59AC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04E26FC"/>
    <w:multiLevelType w:val="multilevel"/>
    <w:tmpl w:val="8C54E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28693407">
    <w:abstractNumId w:val="19"/>
  </w:num>
  <w:num w:numId="2" w16cid:durableId="422840770">
    <w:abstractNumId w:val="8"/>
  </w:num>
  <w:num w:numId="3" w16cid:durableId="125856279">
    <w:abstractNumId w:val="14"/>
  </w:num>
  <w:num w:numId="4" w16cid:durableId="1600288300">
    <w:abstractNumId w:val="21"/>
  </w:num>
  <w:num w:numId="5" w16cid:durableId="287204176">
    <w:abstractNumId w:val="15"/>
  </w:num>
  <w:num w:numId="6" w16cid:durableId="1324898236">
    <w:abstractNumId w:val="22"/>
  </w:num>
  <w:num w:numId="7" w16cid:durableId="782382088">
    <w:abstractNumId w:val="23"/>
  </w:num>
  <w:num w:numId="8" w16cid:durableId="1162892232">
    <w:abstractNumId w:val="2"/>
  </w:num>
  <w:num w:numId="9" w16cid:durableId="2146964971">
    <w:abstractNumId w:val="0"/>
  </w:num>
  <w:num w:numId="10" w16cid:durableId="488865578">
    <w:abstractNumId w:val="16"/>
  </w:num>
  <w:num w:numId="11" w16cid:durableId="362486358">
    <w:abstractNumId w:val="9"/>
  </w:num>
  <w:num w:numId="12" w16cid:durableId="1349529276">
    <w:abstractNumId w:val="25"/>
  </w:num>
  <w:num w:numId="13" w16cid:durableId="1787120919">
    <w:abstractNumId w:val="17"/>
  </w:num>
  <w:num w:numId="14" w16cid:durableId="52848637">
    <w:abstractNumId w:val="26"/>
  </w:num>
  <w:num w:numId="15" w16cid:durableId="1867020972">
    <w:abstractNumId w:val="18"/>
  </w:num>
  <w:num w:numId="16" w16cid:durableId="1356954764">
    <w:abstractNumId w:val="6"/>
  </w:num>
  <w:num w:numId="17" w16cid:durableId="306402628">
    <w:abstractNumId w:val="20"/>
  </w:num>
  <w:num w:numId="18" w16cid:durableId="1286498315">
    <w:abstractNumId w:val="10"/>
  </w:num>
  <w:num w:numId="19" w16cid:durableId="1639454929">
    <w:abstractNumId w:val="4"/>
  </w:num>
  <w:num w:numId="20" w16cid:durableId="1932003961">
    <w:abstractNumId w:val="7"/>
  </w:num>
  <w:num w:numId="21" w16cid:durableId="449977311">
    <w:abstractNumId w:val="5"/>
  </w:num>
  <w:num w:numId="22" w16cid:durableId="1283801277">
    <w:abstractNumId w:val="13"/>
  </w:num>
  <w:num w:numId="23" w16cid:durableId="1291404389">
    <w:abstractNumId w:val="12"/>
  </w:num>
  <w:num w:numId="24" w16cid:durableId="880173405">
    <w:abstractNumId w:val="1"/>
  </w:num>
  <w:num w:numId="25" w16cid:durableId="802429180">
    <w:abstractNumId w:val="11"/>
  </w:num>
  <w:num w:numId="26" w16cid:durableId="87122566">
    <w:abstractNumId w:val="24"/>
  </w:num>
  <w:num w:numId="27" w16cid:durableId="15839065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y Comeaux">
    <w15:presenceInfo w15:providerId="Windows Live" w15:userId="ac4d5c25490751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85"/>
    <w:rsid w:val="0012726B"/>
    <w:rsid w:val="00154566"/>
    <w:rsid w:val="00157DA8"/>
    <w:rsid w:val="001F4F02"/>
    <w:rsid w:val="002244DA"/>
    <w:rsid w:val="00260C43"/>
    <w:rsid w:val="00282F6F"/>
    <w:rsid w:val="0028473D"/>
    <w:rsid w:val="00291D2E"/>
    <w:rsid w:val="002C36C5"/>
    <w:rsid w:val="002E691C"/>
    <w:rsid w:val="002F1EF5"/>
    <w:rsid w:val="00312226"/>
    <w:rsid w:val="003157D2"/>
    <w:rsid w:val="00351115"/>
    <w:rsid w:val="003864DB"/>
    <w:rsid w:val="00391409"/>
    <w:rsid w:val="003C166F"/>
    <w:rsid w:val="003E1E05"/>
    <w:rsid w:val="003F6E7C"/>
    <w:rsid w:val="00410FDB"/>
    <w:rsid w:val="00420728"/>
    <w:rsid w:val="00440553"/>
    <w:rsid w:val="00453F8B"/>
    <w:rsid w:val="00467156"/>
    <w:rsid w:val="004A3E9B"/>
    <w:rsid w:val="004B50AF"/>
    <w:rsid w:val="004E2B58"/>
    <w:rsid w:val="00513EC0"/>
    <w:rsid w:val="00524114"/>
    <w:rsid w:val="005432BC"/>
    <w:rsid w:val="005755E1"/>
    <w:rsid w:val="00597B9C"/>
    <w:rsid w:val="00622A60"/>
    <w:rsid w:val="00631EE9"/>
    <w:rsid w:val="006976B3"/>
    <w:rsid w:val="006C208C"/>
    <w:rsid w:val="006E278B"/>
    <w:rsid w:val="00710021"/>
    <w:rsid w:val="007576F8"/>
    <w:rsid w:val="00767E8A"/>
    <w:rsid w:val="0078386D"/>
    <w:rsid w:val="007A6B67"/>
    <w:rsid w:val="007C146B"/>
    <w:rsid w:val="008025CC"/>
    <w:rsid w:val="00851DDE"/>
    <w:rsid w:val="00884B6A"/>
    <w:rsid w:val="0088600D"/>
    <w:rsid w:val="008F3C2B"/>
    <w:rsid w:val="00921121"/>
    <w:rsid w:val="00953F9E"/>
    <w:rsid w:val="00964F95"/>
    <w:rsid w:val="009B49FD"/>
    <w:rsid w:val="009D4398"/>
    <w:rsid w:val="00A639C6"/>
    <w:rsid w:val="00A835C2"/>
    <w:rsid w:val="00A84686"/>
    <w:rsid w:val="00AB071A"/>
    <w:rsid w:val="00AC4C3F"/>
    <w:rsid w:val="00AD2385"/>
    <w:rsid w:val="00AF4189"/>
    <w:rsid w:val="00B54E33"/>
    <w:rsid w:val="00B55750"/>
    <w:rsid w:val="00B837CB"/>
    <w:rsid w:val="00BA5CC0"/>
    <w:rsid w:val="00BA6B3E"/>
    <w:rsid w:val="00BF584B"/>
    <w:rsid w:val="00C24D9A"/>
    <w:rsid w:val="00C33F0B"/>
    <w:rsid w:val="00C57744"/>
    <w:rsid w:val="00C81BE5"/>
    <w:rsid w:val="00CB5204"/>
    <w:rsid w:val="00CC5ABD"/>
    <w:rsid w:val="00CD0BFB"/>
    <w:rsid w:val="00CF7639"/>
    <w:rsid w:val="00D10AF0"/>
    <w:rsid w:val="00D13A4E"/>
    <w:rsid w:val="00D14369"/>
    <w:rsid w:val="00D31A84"/>
    <w:rsid w:val="00DB22B7"/>
    <w:rsid w:val="00DB717F"/>
    <w:rsid w:val="00DE030A"/>
    <w:rsid w:val="00DE5171"/>
    <w:rsid w:val="00E130EE"/>
    <w:rsid w:val="00E1643B"/>
    <w:rsid w:val="00E25081"/>
    <w:rsid w:val="00E42AE9"/>
    <w:rsid w:val="00E55593"/>
    <w:rsid w:val="00EA1645"/>
    <w:rsid w:val="00EC59F6"/>
    <w:rsid w:val="00F05330"/>
    <w:rsid w:val="00F6147D"/>
    <w:rsid w:val="00F86FC3"/>
    <w:rsid w:val="00FF1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4B9E"/>
  <w15:docId w15:val="{D7573A9D-CAD3-48F5-8776-D69EA0F3E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00"/>
      <w:outlineLvl w:val="1"/>
    </w:pPr>
    <w:rPr>
      <w:rFonts w:ascii="Trebuchet MS" w:eastAsia="Trebuchet MS" w:hAnsi="Trebuchet MS" w:cs="Trebuchet MS"/>
      <w:b/>
      <w:sz w:val="32"/>
      <w:szCs w:val="32"/>
    </w:rPr>
  </w:style>
  <w:style w:type="paragraph" w:styleId="Heading3">
    <w:name w:val="heading 3"/>
    <w:basedOn w:val="Normal"/>
    <w:next w:val="Normal"/>
    <w:uiPriority w:val="9"/>
    <w:unhideWhenUsed/>
    <w:qFormat/>
    <w:pPr>
      <w:keepNext/>
      <w:keepLines/>
      <w:spacing w:before="320" w:after="80" w:line="240" w:lineRule="auto"/>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7B9C"/>
    <w:pPr>
      <w:spacing w:line="240" w:lineRule="auto"/>
    </w:pPr>
  </w:style>
  <w:style w:type="character" w:styleId="Hyperlink">
    <w:name w:val="Hyperlink"/>
    <w:basedOn w:val="DefaultParagraphFont"/>
    <w:uiPriority w:val="99"/>
    <w:unhideWhenUsed/>
    <w:rsid w:val="00597B9C"/>
    <w:rPr>
      <w:color w:val="0000FF" w:themeColor="hyperlink"/>
      <w:u w:val="single"/>
    </w:rPr>
  </w:style>
  <w:style w:type="character" w:styleId="UnresolvedMention">
    <w:name w:val="Unresolved Mention"/>
    <w:basedOn w:val="DefaultParagraphFont"/>
    <w:uiPriority w:val="99"/>
    <w:semiHidden/>
    <w:unhideWhenUsed/>
    <w:rsid w:val="00597B9C"/>
    <w:rPr>
      <w:color w:val="605E5C"/>
      <w:shd w:val="clear" w:color="auto" w:fill="E1DFDD"/>
    </w:rPr>
  </w:style>
  <w:style w:type="paragraph" w:styleId="ListParagraph">
    <w:name w:val="List Paragraph"/>
    <w:basedOn w:val="Normal"/>
    <w:uiPriority w:val="34"/>
    <w:qFormat/>
    <w:rsid w:val="009D4398"/>
    <w:pPr>
      <w:ind w:left="720"/>
      <w:contextualSpacing/>
    </w:pPr>
  </w:style>
  <w:style w:type="paragraph" w:styleId="CommentSubject">
    <w:name w:val="annotation subject"/>
    <w:basedOn w:val="CommentText"/>
    <w:next w:val="CommentText"/>
    <w:link w:val="CommentSubjectChar"/>
    <w:uiPriority w:val="99"/>
    <w:semiHidden/>
    <w:unhideWhenUsed/>
    <w:rsid w:val="009D4398"/>
    <w:rPr>
      <w:b/>
      <w:bCs/>
    </w:rPr>
  </w:style>
  <w:style w:type="character" w:customStyle="1" w:styleId="CommentSubjectChar">
    <w:name w:val="Comment Subject Char"/>
    <w:basedOn w:val="CommentTextChar"/>
    <w:link w:val="CommentSubject"/>
    <w:uiPriority w:val="99"/>
    <w:semiHidden/>
    <w:rsid w:val="009D4398"/>
    <w:rPr>
      <w:b/>
      <w:bCs/>
      <w:sz w:val="20"/>
      <w:szCs w:val="20"/>
    </w:rPr>
  </w:style>
  <w:style w:type="character" w:styleId="FollowedHyperlink">
    <w:name w:val="FollowedHyperlink"/>
    <w:basedOn w:val="DefaultParagraphFont"/>
    <w:uiPriority w:val="99"/>
    <w:semiHidden/>
    <w:unhideWhenUsed/>
    <w:rsid w:val="00D14369"/>
    <w:rPr>
      <w:color w:val="800080" w:themeColor="followedHyperlink"/>
      <w:u w:val="single"/>
    </w:rPr>
  </w:style>
  <w:style w:type="character" w:customStyle="1" w:styleId="Heading1Char">
    <w:name w:val="Heading 1 Char"/>
    <w:basedOn w:val="DefaultParagraphFont"/>
    <w:link w:val="Heading1"/>
    <w:uiPriority w:val="9"/>
    <w:rsid w:val="00710021"/>
    <w:rPr>
      <w:sz w:val="40"/>
      <w:szCs w:val="40"/>
    </w:rPr>
  </w:style>
  <w:style w:type="paragraph" w:styleId="TOC1">
    <w:name w:val="toc 1"/>
    <w:basedOn w:val="Normal"/>
    <w:next w:val="Normal"/>
    <w:autoRedefine/>
    <w:uiPriority w:val="39"/>
    <w:unhideWhenUsed/>
    <w:rsid w:val="00BF584B"/>
    <w:pPr>
      <w:spacing w:after="100"/>
    </w:pPr>
  </w:style>
  <w:style w:type="paragraph" w:styleId="TOC2">
    <w:name w:val="toc 2"/>
    <w:basedOn w:val="Normal"/>
    <w:next w:val="Normal"/>
    <w:autoRedefine/>
    <w:uiPriority w:val="39"/>
    <w:unhideWhenUsed/>
    <w:rsid w:val="00BF584B"/>
    <w:pPr>
      <w:spacing w:after="100"/>
      <w:ind w:left="220"/>
    </w:pPr>
  </w:style>
  <w:style w:type="paragraph" w:styleId="TOC3">
    <w:name w:val="toc 3"/>
    <w:basedOn w:val="Normal"/>
    <w:next w:val="Normal"/>
    <w:autoRedefine/>
    <w:uiPriority w:val="39"/>
    <w:unhideWhenUsed/>
    <w:rsid w:val="00BF58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vfalko@xentity.co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data.colorado.gov/Transportation/Highway-Mileposts-in-Colorado/4ykn-tg5h" TargetMode="External"/><Relationship Id="rId42" Type="http://schemas.openxmlformats.org/officeDocument/2006/relationships/image" Target="media/image4.jpeg"/><Relationship Id="rId47" Type="http://schemas.openxmlformats.org/officeDocument/2006/relationships/hyperlink" Target="https://github.com/GoCodeColorado/bic_etl/blob/production/documentation/password_management.md" TargetMode="External"/><Relationship Id="rId63" Type="http://schemas.openxmlformats.org/officeDocument/2006/relationships/hyperlink" Target="https://github.com/GoCodeColorado/bic_etl" TargetMode="External"/><Relationship Id="rId68" Type="http://schemas.openxmlformats.org/officeDocument/2006/relationships/footer" Target="footer1.xm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ata.colorado.gov/" TargetMode="External"/><Relationship Id="rId29" Type="http://schemas.openxmlformats.org/officeDocument/2006/relationships/hyperlink" Target="https://github.com/GoCodeColorado/bic_etl" TargetMode="External"/><Relationship Id="rId11" Type="http://schemas.microsoft.com/office/2011/relationships/commentsExtended" Target="commentsExtended.xml"/><Relationship Id="rId24" Type="http://schemas.openxmlformats.org/officeDocument/2006/relationships/image" Target="media/image1.png"/><Relationship Id="rId32" Type="http://schemas.openxmlformats.org/officeDocument/2006/relationships/hyperlink" Target="https://github.com/GoCodeColorado/bic_etl/blob/production/documentation/best_practices.md" TargetMode="External"/><Relationship Id="rId37" Type="http://schemas.openxmlformats.org/officeDocument/2006/relationships/image" Target="media/image3.jpg"/><Relationship Id="rId40" Type="http://schemas.openxmlformats.org/officeDocument/2006/relationships/hyperlink" Target="https://github.com/GoCodeColorado/bic_etl/blob/production/documentation/add_dataset_workflow.md" TargetMode="External"/><Relationship Id="rId45" Type="http://schemas.openxmlformats.org/officeDocument/2006/relationships/hyperlink" Target="https://github.com/GoCodeColorado/bic_etl/blob/production/documentation/maintenance_triage.md" TargetMode="External"/><Relationship Id="rId53" Type="http://schemas.openxmlformats.org/officeDocument/2006/relationships/hyperlink" Target="https://docs.google.com/spreadsheets/d/1v4FJbCI4XXc5IxBd68-p_nNNACgB9BApdQZxVmXFAgY/edit" TargetMode="External"/><Relationship Id="rId58" Type="http://schemas.openxmlformats.org/officeDocument/2006/relationships/hyperlink" Target="https://docs.google.com/document/d/1BTPVvUfyWoKDyHj9OiN9rY5eEBZEz6oXj3Ql_OPrFEM/edit" TargetMode="External"/><Relationship Id="rId66" Type="http://schemas.openxmlformats.org/officeDocument/2006/relationships/hyperlink" Target="https://desktop.github.com/" TargetMode="External"/><Relationship Id="rId5" Type="http://schemas.openxmlformats.org/officeDocument/2006/relationships/webSettings" Target="webSettings.xml"/><Relationship Id="rId61" Type="http://schemas.openxmlformats.org/officeDocument/2006/relationships/hyperlink" Target="https://docs.google.com/spreadsheets/d/1Jtj4zcL2cNu7gkaiCldieRMdbWA0yDuX/edit" TargetMode="External"/><Relationship Id="rId19" Type="http://schemas.openxmlformats.org/officeDocument/2006/relationships/hyperlink" Target="https://data.colorado.gov/Transportation/Highway-Mileposts-in-Colorado/trm9-dm4m" TargetMode="External"/><Relationship Id="rId14" Type="http://schemas.openxmlformats.org/officeDocument/2006/relationships/hyperlink" Target="https://dev.socrata.com/foundry/data.colorado.gov/phvc-rwei" TargetMode="External"/><Relationship Id="rId22" Type="http://schemas.openxmlformats.org/officeDocument/2006/relationships/hyperlink" Target="https://data.colorado.gov/Transportation/Highway-Mileposts-in-Colorado/4ykn-tg5h" TargetMode="External"/><Relationship Id="rId27" Type="http://schemas.openxmlformats.org/officeDocument/2006/relationships/hyperlink" Target="https://github.com/GoCodeColorado/bic_etl/tree/production/general/metadata_updater" TargetMode="External"/><Relationship Id="rId30" Type="http://schemas.openxmlformats.org/officeDocument/2006/relationships/hyperlink" Target="https://guides.github.com/" TargetMode="External"/><Relationship Id="rId35" Type="http://schemas.openxmlformats.org/officeDocument/2006/relationships/hyperlink" Target="https://github.com/GoCodeColorado/bic_etl/tree/production/general/logs" TargetMode="External"/><Relationship Id="rId43" Type="http://schemas.openxmlformats.org/officeDocument/2006/relationships/hyperlink" Target="mailto:bic-help@xentity.com" TargetMode="External"/><Relationship Id="rId48" Type="http://schemas.openxmlformats.org/officeDocument/2006/relationships/hyperlink" Target="https://github.com/GoCodeColorado/bic_etl/blob/production/documentation/password_management.md" TargetMode="External"/><Relationship Id="rId56" Type="http://schemas.openxmlformats.org/officeDocument/2006/relationships/hyperlink" Target="https://docs.google.com/spreadsheets/d/13vhS_-Cnc8_brIlJRkqym_ZBdUYOLss-8uBf7ZkV_ro/edit" TargetMode="External"/><Relationship Id="rId64" Type="http://schemas.openxmlformats.org/officeDocument/2006/relationships/hyperlink" Target="https://code.visualstudio.com/download" TargetMode="External"/><Relationship Id="rId69" Type="http://schemas.openxmlformats.org/officeDocument/2006/relationships/footer" Target="footer2.xml"/><Relationship Id="rId8" Type="http://schemas.openxmlformats.org/officeDocument/2006/relationships/hyperlink" Target="https://docs.google.com/spreadsheets/d/1B2PvO4Q3eegdgPKG297SUA1i_b1nj7Ltq2SBoJEDGmY/edit" TargetMode="External"/><Relationship Id="rId51" Type="http://schemas.openxmlformats.org/officeDocument/2006/relationships/hyperlink" Target="https://docs.google.com/document/d/1IlKkboY7XVI61YJ2kmNIc9cEUNiJdhJXxRfdNXhEGxw/edit" TargetMode="External"/><Relationship Id="rId72"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hyperlink" Target="https://dev.socrata.com/" TargetMode="External"/><Relationship Id="rId25" Type="http://schemas.openxmlformats.org/officeDocument/2006/relationships/hyperlink" Target="https://data.colorado.gov/admin" TargetMode="External"/><Relationship Id="rId33" Type="http://schemas.openxmlformats.org/officeDocument/2006/relationships/hyperlink" Target="https://github.com/GoCodeColorado/bic_etl/blob/production/documentation/password_management.md" TargetMode="External"/><Relationship Id="rId38" Type="http://schemas.openxmlformats.org/officeDocument/2006/relationships/hyperlink" Target="https://github.com/GoCodeColorado/bic_etl/blob/production/documentation/datasync_docs.md" TargetMode="External"/><Relationship Id="rId46" Type="http://schemas.openxmlformats.org/officeDocument/2006/relationships/hyperlink" Target="https://xentity.atlassian.net/jira/software/projects/BIC/boards/41?sprintStarted=true" TargetMode="External"/><Relationship Id="rId59" Type="http://schemas.openxmlformats.org/officeDocument/2006/relationships/hyperlink" Target="https://docs.google.com/document/d/10KuEd8W3qLC1EDyeQNvBF_GfB0MrDZ4ogh1FProtfUk/edit" TargetMode="External"/><Relationship Id="rId67" Type="http://schemas.openxmlformats.org/officeDocument/2006/relationships/header" Target="header1.xml"/><Relationship Id="rId20" Type="http://schemas.openxmlformats.org/officeDocument/2006/relationships/hyperlink" Target="https://data.colorado.gov/Transportation/Highway-Mileposts-in-Colorado/trm9-dm4m" TargetMode="External"/><Relationship Id="rId41" Type="http://schemas.openxmlformats.org/officeDocument/2006/relationships/hyperlink" Target="https://docs.google.com/spreadsheets/d/1B2PvO4Q3eegdgPKG297SUA1i_b1nj7Ltq2SBoJEDGmY/edit?gid=791290120" TargetMode="External"/><Relationship Id="rId54" Type="http://schemas.openxmlformats.org/officeDocument/2006/relationships/hyperlink" Target="https://docs.google.com/spreadsheets/d/1m9zczsCkNJs7fYaKs60QlE46P-VHtd0pyOgr52gE-iE/edit" TargetMode="External"/><Relationship Id="rId62" Type="http://schemas.openxmlformats.org/officeDocument/2006/relationships/image" Target="media/image5.jp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mMCPfy1WPZhT5VRI5hKqQBRRUS5LJo9LFa3DT0R5C08/edit" TargetMode="External"/><Relationship Id="rId23" Type="http://schemas.openxmlformats.org/officeDocument/2006/relationships/hyperlink" Target="https://data.colorado.gov/Building-and-Facilities/Residence-Characteristics-in-Clear-Creek-County-20/mev7-qffb/about_data" TargetMode="External"/><Relationship Id="rId28" Type="http://schemas.openxmlformats.org/officeDocument/2006/relationships/hyperlink" Target="https://data.colorado.gov" TargetMode="External"/><Relationship Id="rId36" Type="http://schemas.openxmlformats.org/officeDocument/2006/relationships/hyperlink" Target="https://github.com/GoCodeColorado/GoCodeColorado-etl" TargetMode="External"/><Relationship Id="rId49" Type="http://schemas.openxmlformats.org/officeDocument/2006/relationships/hyperlink" Target="https://docs.google.com/spreadsheets/d/1B2PvO4Q3eegdgPKG297SUA1i_b1nj7Ltq2SBoJEDGmY/edit?gid=323813469" TargetMode="External"/><Relationship Id="rId57" Type="http://schemas.openxmlformats.org/officeDocument/2006/relationships/hyperlink" Target="https://docs.google.com/spreadsheets/d/1faoYJUZUf7AF7tZoFHUTyrqBl8y3ClV0izwgh23SQHU/edit?usp=drive_web" TargetMode="External"/><Relationship Id="rId10" Type="http://schemas.openxmlformats.org/officeDocument/2006/relationships/comments" Target="comments.xml"/><Relationship Id="rId31" Type="http://schemas.openxmlformats.org/officeDocument/2006/relationships/hyperlink" Target="https://desktop.github.com/" TargetMode="External"/><Relationship Id="rId44" Type="http://schemas.openxmlformats.org/officeDocument/2006/relationships/hyperlink" Target="https://github.com/GoCodeColorado/bic_etl/blob/production/general/scripts/cleanup.js" TargetMode="External"/><Relationship Id="rId52" Type="http://schemas.openxmlformats.org/officeDocument/2006/relationships/hyperlink" Target="https://docs.google.com/spreadsheets/d/1pFqOex9oFeooamkvxg4e4dNWH95EEtJEKrTByBiWEMw/edit" TargetMode="External"/><Relationship Id="rId60" Type="http://schemas.openxmlformats.org/officeDocument/2006/relationships/hyperlink" Target="https://trello.com/c/fpzxr2EL/242-review-maintenance-runbooks" TargetMode="External"/><Relationship Id="rId65" Type="http://schemas.openxmlformats.org/officeDocument/2006/relationships/hyperlink" Target="https://nodejs.org/en/download/" TargetMode="External"/><Relationship Id="rId4" Type="http://schemas.openxmlformats.org/officeDocument/2006/relationships/settings" Target="settings.xml"/><Relationship Id="rId9" Type="http://schemas.openxmlformats.org/officeDocument/2006/relationships/hyperlink" Target="https://github.com/GoCodeColorado/bic_etl/blob/production/documentation/metadata/inventory.md" TargetMode="External"/><Relationship Id="rId13" Type="http://schemas.microsoft.com/office/2018/08/relationships/commentsExtensible" Target="commentsExtensible.xml"/><Relationship Id="rId18" Type="http://schemas.openxmlformats.org/officeDocument/2006/relationships/hyperlink" Target="https://data.colorado.gov/browse" TargetMode="External"/><Relationship Id="rId39" Type="http://schemas.openxmlformats.org/officeDocument/2006/relationships/hyperlink" Target="https://www.google.com/url?q=https://github.com/GoCodeColorado/bic_etl/blob/production/documentation/add_dataset_workflow.md%23code-virtualization&amp;sa=D&amp;ust=1604696447599000&amp;usg=AOvVaw2HBFNVEOJ8rcER5Zo8U-ag" TargetMode="External"/><Relationship Id="rId34" Type="http://schemas.openxmlformats.org/officeDocument/2006/relationships/hyperlink" Target="https://github.com/GoCodeColorado/bic_etl/tree/production/general/cron" TargetMode="External"/><Relationship Id="rId50" Type="http://schemas.openxmlformats.org/officeDocument/2006/relationships/hyperlink" Target="https://docs.google.com/spreadsheets/d/1oJeQ75vuOozgkPPfEktv5WSxdbNNftbf6gNVB1L_E_Y/edit" TargetMode="External"/><Relationship Id="rId55" Type="http://schemas.openxmlformats.org/officeDocument/2006/relationships/hyperlink" Target="https://docs.google.com/document/d/1Z_GO47rhlag69yQR4LtrBBieL2Xzu29Xma5-0XlHWW4/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aNs5FfF2X0qLYUPtkMg1/4CixA==">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2576</TotalTime>
  <Pages>32</Pages>
  <Words>11900</Words>
  <Characters>68191</Characters>
  <Application>Microsoft Office Word</Application>
  <DocSecurity>0</DocSecurity>
  <Lines>1704</Lines>
  <Paragraphs>1456</Paragraphs>
  <ScaleCrop>false</ScaleCrop>
  <Company/>
  <LinksUpToDate>false</LinksUpToDate>
  <CharactersWithSpaces>78635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Joey Comeaux</cp:lastModifiedBy>
  <cp:revision>13</cp:revision>
  <dcterms:created xsi:type="dcterms:W3CDTF">2026-02-20T21:43:00Z</dcterms:created>
  <dcterms:modified xsi:type="dcterms:W3CDTF">2026-03-04T20:24:00Z</dcterms:modified>
</cp:coreProperties>
</file>