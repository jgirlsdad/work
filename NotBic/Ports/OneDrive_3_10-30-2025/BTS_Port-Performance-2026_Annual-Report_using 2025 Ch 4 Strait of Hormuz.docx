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F273C" w14:textId="77777777" w:rsidR="001E4A77" w:rsidRPr="00F128C4" w:rsidRDefault="001E4A77" w:rsidP="001E4A77">
      <w:pPr>
        <w:pStyle w:val="BTSBodyText"/>
        <w:jc w:val="center"/>
        <w:rPr>
          <w:rFonts w:ascii="Arial Black" w:eastAsiaTheme="majorEastAsia" w:hAnsi="Arial Black" w:cs="Sabon Next LT"/>
          <w:bCs/>
          <w:sz w:val="72"/>
          <w:szCs w:val="96"/>
          <w:shd w:val="clear" w:color="auto" w:fill="FFFFFF"/>
        </w:rPr>
      </w:pPr>
      <w:r w:rsidRPr="00F128C4">
        <w:rPr>
          <w:rFonts w:ascii="Arial Black" w:eastAsiaTheme="majorEastAsia" w:hAnsi="Arial Black" w:cs="Sabon Next LT"/>
          <w:bCs/>
          <w:sz w:val="72"/>
          <w:szCs w:val="96"/>
          <w:shd w:val="clear" w:color="auto" w:fill="FFFFFF"/>
        </w:rPr>
        <w:t xml:space="preserve">Port Performance Annual Report </w:t>
      </w:r>
    </w:p>
    <w:p w14:paraId="1309A22D" w14:textId="7CDAADF0" w:rsidR="001A0175" w:rsidRPr="00150EC2" w:rsidRDefault="002E3E57" w:rsidP="001E4A77">
      <w:pPr>
        <w:pStyle w:val="BTSBodyText"/>
        <w:jc w:val="center"/>
        <w:rPr>
          <w:iCs w:val="0"/>
        </w:rPr>
      </w:pPr>
      <w:r w:rsidRPr="00F128C4">
        <w:rPr>
          <w:rFonts w:ascii="Arial Black" w:eastAsiaTheme="majorEastAsia" w:hAnsi="Arial Black" w:cs="Sabon Next LT"/>
          <w:bCs/>
          <w:sz w:val="72"/>
          <w:szCs w:val="96"/>
          <w:shd w:val="clear" w:color="auto" w:fill="FFFFFF"/>
        </w:rPr>
        <w:t>202</w:t>
      </w:r>
      <w:r>
        <w:rPr>
          <w:rFonts w:ascii="Arial Black" w:eastAsiaTheme="majorEastAsia" w:hAnsi="Arial Black" w:cs="Sabon Next LT"/>
          <w:bCs/>
          <w:sz w:val="72"/>
          <w:szCs w:val="96"/>
          <w:shd w:val="clear" w:color="auto" w:fill="FFFFFF"/>
        </w:rPr>
        <w:t>6</w:t>
      </w:r>
      <w:r w:rsidRPr="00F128C4">
        <w:rPr>
          <w:rFonts w:ascii="Arial Black" w:eastAsiaTheme="majorEastAsia" w:hAnsi="Arial Black" w:cs="Sabon Next LT"/>
          <w:bCs/>
          <w:sz w:val="72"/>
          <w:szCs w:val="96"/>
          <w:shd w:val="clear" w:color="auto" w:fill="FFFFFF"/>
        </w:rPr>
        <w:t xml:space="preserve"> </w:t>
      </w:r>
      <w:r w:rsidR="001E4A77" w:rsidRPr="00F128C4">
        <w:rPr>
          <w:rFonts w:ascii="Arial Black" w:eastAsiaTheme="majorEastAsia" w:hAnsi="Arial Black" w:cs="Sabon Next LT"/>
          <w:bCs/>
          <w:sz w:val="72"/>
          <w:szCs w:val="96"/>
          <w:shd w:val="clear" w:color="auto" w:fill="FFFFFF"/>
        </w:rPr>
        <w:t>Edition</w:t>
      </w:r>
      <w:r w:rsidR="00B162BB" w:rsidRPr="00150EC2">
        <w:rPr>
          <w:noProof/>
        </w:rPr>
        <w:drawing>
          <wp:anchor distT="0" distB="0" distL="114300" distR="114300" simplePos="0" relativeHeight="251658240" behindDoc="1" locked="0" layoutInCell="1" allowOverlap="1" wp14:anchorId="49D8CE26" wp14:editId="2B9D0C9F">
            <wp:simplePos x="0" y="0"/>
            <wp:positionH relativeFrom="column">
              <wp:posOffset>-213582</wp:posOffset>
            </wp:positionH>
            <wp:positionV relativeFrom="page">
              <wp:posOffset>8477241</wp:posOffset>
            </wp:positionV>
            <wp:extent cx="2103120" cy="93588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103120" cy="93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3FA875" w14:textId="77777777" w:rsidR="001F62DB" w:rsidRPr="00150EC2" w:rsidRDefault="001F62DB" w:rsidP="00DA34B5">
      <w:pPr>
        <w:pStyle w:val="BTSBodyText"/>
        <w:rPr>
          <w:iCs w:val="0"/>
        </w:rPr>
        <w:sectPr w:rsidR="001F62DB" w:rsidRPr="00150EC2" w:rsidSect="00B141BD">
          <w:type w:val="oddPage"/>
          <w:pgSz w:w="12240" w:h="15840"/>
          <w:pgMar w:top="1440" w:right="1440" w:bottom="1440" w:left="1440" w:header="720" w:footer="720" w:gutter="0"/>
          <w:cols w:space="720"/>
          <w:docGrid w:linePitch="360"/>
        </w:sectPr>
      </w:pPr>
    </w:p>
    <w:p w14:paraId="4A7325CE" w14:textId="77777777" w:rsidR="00C06D77" w:rsidRPr="00150EC2" w:rsidRDefault="00C06D77" w:rsidP="00C06D77">
      <w:pPr>
        <w:pStyle w:val="BTSFrontmatterChapter"/>
        <w:jc w:val="left"/>
      </w:pPr>
      <w:r w:rsidRPr="00150EC2">
        <w:lastRenderedPageBreak/>
        <w:t>About This Report</w:t>
      </w:r>
    </w:p>
    <w:p w14:paraId="3E7E2568" w14:textId="77777777" w:rsidR="00C06D77" w:rsidRPr="00150EC2" w:rsidRDefault="00C06D77" w:rsidP="00C06D77">
      <w:pPr>
        <w:pStyle w:val="BTSAboutHeading2"/>
      </w:pPr>
      <w:r w:rsidRPr="00150EC2">
        <w:t>Bureau of Transportation Statistics</w:t>
      </w:r>
    </w:p>
    <w:p w14:paraId="770D6AEF" w14:textId="3B6262A9" w:rsidR="00C06D77" w:rsidRPr="00150EC2" w:rsidRDefault="00C06D77" w:rsidP="00C06D77">
      <w:pPr>
        <w:pStyle w:val="BTSAboutText"/>
      </w:pPr>
      <w:r w:rsidRPr="00150EC2">
        <w:t xml:space="preserve">Rolf R. Schmitt, </w:t>
      </w:r>
      <w:r w:rsidR="002E3E57">
        <w:rPr>
          <w:i/>
        </w:rPr>
        <w:t>Acting</w:t>
      </w:r>
      <w:r w:rsidR="002E3E57" w:rsidRPr="00150EC2">
        <w:rPr>
          <w:i/>
        </w:rPr>
        <w:t xml:space="preserve"> </w:t>
      </w:r>
      <w:r w:rsidRPr="00150EC2">
        <w:rPr>
          <w:i/>
        </w:rPr>
        <w:t>Director, Office of Director</w:t>
      </w:r>
    </w:p>
    <w:p w14:paraId="58CC586C" w14:textId="77777777" w:rsidR="00C06D77" w:rsidRPr="00150EC2" w:rsidRDefault="00C06D77" w:rsidP="00C06D77">
      <w:pPr>
        <w:pStyle w:val="BTSAboutHeading2"/>
      </w:pPr>
      <w:r w:rsidRPr="00150EC2">
        <w:t>Publication Management Official</w:t>
      </w:r>
    </w:p>
    <w:p w14:paraId="3268FBFB" w14:textId="77777777" w:rsidR="00C06D77" w:rsidRPr="00150EC2" w:rsidRDefault="00C06D77" w:rsidP="00C06D77">
      <w:pPr>
        <w:pStyle w:val="BTSAboutText"/>
      </w:pPr>
      <w:r w:rsidRPr="00150EC2">
        <w:t xml:space="preserve">Ramond Robinson, </w:t>
      </w:r>
      <w:r w:rsidRPr="00150EC2">
        <w:rPr>
          <w:i/>
          <w:iCs w:val="0"/>
        </w:rPr>
        <w:t>Director, Office of Transportation Analysis</w:t>
      </w:r>
    </w:p>
    <w:p w14:paraId="0097905F" w14:textId="77777777" w:rsidR="00C06D77" w:rsidRPr="00150EC2" w:rsidRDefault="00C06D77" w:rsidP="00C06D77">
      <w:pPr>
        <w:pStyle w:val="BTSAboutHeading2"/>
      </w:pPr>
      <w:r w:rsidRPr="00150EC2">
        <w:t>Project Manager</w:t>
      </w:r>
    </w:p>
    <w:p w14:paraId="518A4B3A" w14:textId="45CDDC81" w:rsidR="00C06D77" w:rsidRPr="00150EC2" w:rsidRDefault="00502F91" w:rsidP="00C06D77">
      <w:pPr>
        <w:pStyle w:val="BTSAboutText"/>
      </w:pPr>
      <w:r w:rsidRPr="00150EC2">
        <w:t>Patricia DiJoseph</w:t>
      </w:r>
      <w:r w:rsidR="0087761C" w:rsidRPr="00150EC2">
        <w:t>, PhD</w:t>
      </w:r>
      <w:r w:rsidR="00C06D77" w:rsidRPr="00150EC2">
        <w:t xml:space="preserve">, </w:t>
      </w:r>
      <w:r w:rsidR="0087761C" w:rsidRPr="00150EC2">
        <w:rPr>
          <w:i/>
          <w:iCs w:val="0"/>
        </w:rPr>
        <w:t>Transportation Specialist</w:t>
      </w:r>
      <w:r w:rsidR="00C06D77" w:rsidRPr="00150EC2">
        <w:rPr>
          <w:i/>
          <w:iCs w:val="0"/>
        </w:rPr>
        <w:t>,</w:t>
      </w:r>
      <w:r w:rsidR="00C06D77" w:rsidRPr="00150EC2">
        <w:t xml:space="preserve"> </w:t>
      </w:r>
      <w:r w:rsidR="00C06D77" w:rsidRPr="00150EC2">
        <w:rPr>
          <w:i/>
          <w:iCs w:val="0"/>
        </w:rPr>
        <w:t>Office</w:t>
      </w:r>
      <w:r w:rsidR="00254121" w:rsidRPr="00150EC2">
        <w:rPr>
          <w:i/>
          <w:iCs w:val="0"/>
        </w:rPr>
        <w:t xml:space="preserve"> of Transportation Analysis</w:t>
      </w:r>
    </w:p>
    <w:p w14:paraId="4174CB2F" w14:textId="77777777" w:rsidR="00C06D77" w:rsidRPr="00150EC2" w:rsidRDefault="00C06D77" w:rsidP="00C06D77">
      <w:pPr>
        <w:pStyle w:val="BTSAboutHeading2"/>
      </w:pPr>
      <w:r w:rsidRPr="00150EC2">
        <w:t>Major Contributors</w:t>
      </w:r>
    </w:p>
    <w:p w14:paraId="38A3AA95" w14:textId="6157FBED" w:rsidR="00C06D77" w:rsidRPr="00150EC2" w:rsidRDefault="000C4510" w:rsidP="00C06D77">
      <w:pPr>
        <w:pStyle w:val="BTSAboutText"/>
      </w:pPr>
      <w:r w:rsidRPr="00150EC2">
        <w:t>Patricia DiJoseph, PhD, and Nubia Del Carpio</w:t>
      </w:r>
    </w:p>
    <w:p w14:paraId="79D3EE2B" w14:textId="77777777" w:rsidR="00C06D77" w:rsidRPr="00150EC2" w:rsidRDefault="00C06D77" w:rsidP="00C06D77">
      <w:pPr>
        <w:pStyle w:val="BTSAboutHeading2"/>
      </w:pPr>
      <w:r w:rsidRPr="00150EC2">
        <w:t>Editor</w:t>
      </w:r>
    </w:p>
    <w:p w14:paraId="5264D1DE" w14:textId="43712E71" w:rsidR="00C06D77" w:rsidRPr="00150EC2" w:rsidRDefault="000C4510" w:rsidP="00C06D77">
      <w:pPr>
        <w:pStyle w:val="BTSAboutText"/>
      </w:pPr>
      <w:r w:rsidRPr="00150EC2">
        <w:t>Mikki Stacey</w:t>
      </w:r>
    </w:p>
    <w:p w14:paraId="00D4215F" w14:textId="77777777" w:rsidR="00C06D77" w:rsidRPr="00150EC2" w:rsidRDefault="00C06D77" w:rsidP="00C06D77">
      <w:pPr>
        <w:pStyle w:val="BTSAboutHeading2"/>
      </w:pPr>
      <w:r w:rsidRPr="00150EC2">
        <w:t>Visual Information Specialists</w:t>
      </w:r>
    </w:p>
    <w:p w14:paraId="6510E651" w14:textId="1623F6AE" w:rsidR="00C06D77" w:rsidRPr="00150EC2" w:rsidRDefault="000C4510" w:rsidP="00C06D77">
      <w:pPr>
        <w:pStyle w:val="BTSAboutText"/>
      </w:pPr>
      <w:r w:rsidRPr="00150EC2">
        <w:t>Alpha Wingfield</w:t>
      </w:r>
    </w:p>
    <w:p w14:paraId="5460A318" w14:textId="77777777" w:rsidR="00C06D77" w:rsidRPr="00150EC2" w:rsidRDefault="00C06D77" w:rsidP="00C06D77">
      <w:pPr>
        <w:pStyle w:val="BTSAboutHeading2"/>
      </w:pPr>
      <w:r w:rsidRPr="00150EC2">
        <w:t>Other Contributors</w:t>
      </w:r>
    </w:p>
    <w:p w14:paraId="1A5DA3B7" w14:textId="3E6213A4" w:rsidR="00C06D77" w:rsidRPr="00150EC2" w:rsidRDefault="008B65E7" w:rsidP="00C06D77">
      <w:pPr>
        <w:pStyle w:val="BTSAboutText"/>
        <w:spacing w:after="480"/>
      </w:pPr>
      <w:r w:rsidRPr="00150EC2">
        <w:t>Miles Weule Chandler</w:t>
      </w:r>
      <w:r w:rsidR="00553AC5" w:rsidRPr="00150EC2">
        <w:t>;</w:t>
      </w:r>
      <w:r w:rsidRPr="00150EC2">
        <w:t xml:space="preserve"> Sean Jahanmir</w:t>
      </w:r>
      <w:r w:rsidR="00553AC5" w:rsidRPr="00150EC2">
        <w:t>;</w:t>
      </w:r>
      <w:r w:rsidRPr="00150EC2">
        <w:t xml:space="preserve"> Hyun Kim</w:t>
      </w:r>
      <w:r w:rsidR="00553AC5" w:rsidRPr="00150EC2">
        <w:t>;</w:t>
      </w:r>
      <w:r w:rsidRPr="00150EC2">
        <w:t xml:space="preserve"> Kyle Titlow</w:t>
      </w:r>
      <w:r w:rsidR="00553AC5" w:rsidRPr="00150EC2">
        <w:t>;</w:t>
      </w:r>
      <w:r w:rsidR="00B00308" w:rsidRPr="00150EC2">
        <w:t xml:space="preserve"> Doug McDonald</w:t>
      </w:r>
      <w:r w:rsidR="00553AC5" w:rsidRPr="00150EC2">
        <w:t>;</w:t>
      </w:r>
      <w:r w:rsidR="00B00308" w:rsidRPr="00150EC2">
        <w:t xml:space="preserve"> Alexis Reyes</w:t>
      </w:r>
      <w:r w:rsidR="00553AC5" w:rsidRPr="00150EC2">
        <w:t>;</w:t>
      </w:r>
      <w:r w:rsidR="00B00308" w:rsidRPr="00150EC2">
        <w:t xml:space="preserve"> Marin Kress, </w:t>
      </w:r>
      <w:r w:rsidR="00553AC5" w:rsidRPr="00150EC2">
        <w:t>PhD</w:t>
      </w:r>
      <w:r w:rsidR="008E3F44" w:rsidRPr="00150EC2">
        <w:t>; Amy Tujague</w:t>
      </w:r>
    </w:p>
    <w:p w14:paraId="155E6EB6" w14:textId="77777777" w:rsidR="00C06D77" w:rsidRPr="00150EC2" w:rsidRDefault="00C06D77" w:rsidP="00C06D77">
      <w:pPr>
        <w:pStyle w:val="BTSAboutText"/>
        <w:spacing w:after="240"/>
      </w:pPr>
      <w:r w:rsidRPr="00150EC2">
        <w:rPr>
          <w:noProof/>
        </w:rPr>
        <mc:AlternateContent>
          <mc:Choice Requires="wps">
            <w:drawing>
              <wp:anchor distT="0" distB="0" distL="114300" distR="114300" simplePos="0" relativeHeight="251658241" behindDoc="0" locked="0" layoutInCell="1" allowOverlap="1" wp14:anchorId="6238F935" wp14:editId="275FD779">
                <wp:simplePos x="0" y="0"/>
                <wp:positionH relativeFrom="column">
                  <wp:posOffset>8586</wp:posOffset>
                </wp:positionH>
                <wp:positionV relativeFrom="paragraph">
                  <wp:posOffset>57785</wp:posOffset>
                </wp:positionV>
                <wp:extent cx="5939624" cy="0"/>
                <wp:effectExtent l="0" t="19050" r="23495" b="19050"/>
                <wp:wrapNone/>
                <wp:docPr id="1826127157" name="Straight Connector 182612715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39624" cy="0"/>
                        </a:xfrm>
                        <a:prstGeom prst="line">
                          <a:avLst/>
                        </a:prstGeom>
                        <a:ln w="38100">
                          <a:solidFill>
                            <a:srgbClr val="328085"/>
                          </a:solidFill>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097373E2" id="Straight Connector 1826127157" o:spid="_x0000_s1026" alt="&quot;&quot;"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7pt,4.55pt" to="468.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" strokecolor="#328085" strokeweight="3pt">
                <v:stroke joinstyle="miter"/>
              </v:line>
            </w:pict>
          </mc:Fallback>
        </mc:AlternateContent>
      </w:r>
    </w:p>
    <w:tbl>
      <w:tblPr>
        <w:tblStyle w:val="BTSTRDTabl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58" w:type="dxa"/>
          <w:right w:w="0" w:type="dxa"/>
        </w:tblCellMar>
        <w:tblLook w:val="04A0" w:firstRow="1" w:lastRow="0" w:firstColumn="1" w:lastColumn="0" w:noHBand="0" w:noVBand="1"/>
      </w:tblPr>
      <w:tblGrid>
        <w:gridCol w:w="3120"/>
        <w:gridCol w:w="3120"/>
        <w:gridCol w:w="3120"/>
      </w:tblGrid>
      <w:tr w:rsidR="00C06D77" w:rsidRPr="00150EC2" w14:paraId="64B85B54" w14:textId="77777777" w:rsidTr="00387CD2">
        <w:tc>
          <w:tcPr>
            <w:tcW w:w="3120" w:type="dxa"/>
          </w:tcPr>
          <w:p w14:paraId="62C9FDAD" w14:textId="77777777" w:rsidR="00C06D77" w:rsidRPr="00150EC2" w:rsidRDefault="00C06D77">
            <w:pPr>
              <w:pStyle w:val="BTSAboutHeading2"/>
            </w:pPr>
            <w:r w:rsidRPr="00150EC2">
              <w:t>Report DOI</w:t>
            </w:r>
          </w:p>
          <w:p w14:paraId="7A15D393" w14:textId="3076FF1E" w:rsidR="00C06D77" w:rsidRPr="00F128C4" w:rsidRDefault="00FE55CF" w:rsidP="00381791">
            <w:pPr>
              <w:pStyle w:val="BTSTableBodyL"/>
            </w:pPr>
            <w:r w:rsidRPr="00150EC2">
              <w:t>10.21949/z3wj-hd65</w:t>
            </w:r>
          </w:p>
        </w:tc>
        <w:tc>
          <w:tcPr>
            <w:tcW w:w="3120" w:type="dxa"/>
          </w:tcPr>
          <w:p w14:paraId="3262A6AA" w14:textId="77777777" w:rsidR="00C06D77" w:rsidRPr="00150EC2" w:rsidRDefault="00C06D77">
            <w:pPr>
              <w:pStyle w:val="BTSAboutHeading2"/>
            </w:pPr>
            <w:r w:rsidRPr="00150EC2">
              <w:t>Publication Date</w:t>
            </w:r>
          </w:p>
          <w:p w14:paraId="0DA08FC4" w14:textId="66D07721" w:rsidR="00C06D77" w:rsidRPr="00150EC2" w:rsidRDefault="008E3F44">
            <w:pPr>
              <w:pStyle w:val="BTSTableBodyL"/>
            </w:pPr>
            <w:r w:rsidRPr="00150EC2">
              <w:t xml:space="preserve">January </w:t>
            </w:r>
            <w:r w:rsidR="00A91643" w:rsidRPr="00150EC2">
              <w:t>202</w:t>
            </w:r>
            <w:r w:rsidR="00A91643">
              <w:t>6</w:t>
            </w:r>
          </w:p>
        </w:tc>
        <w:tc>
          <w:tcPr>
            <w:tcW w:w="3120" w:type="dxa"/>
            <w:vMerge w:val="restart"/>
          </w:tcPr>
          <w:p w14:paraId="63B81B08" w14:textId="77777777" w:rsidR="00C06D77" w:rsidRPr="00150EC2" w:rsidRDefault="00C06D77">
            <w:pPr>
              <w:pStyle w:val="BTSAboutHeading2"/>
            </w:pPr>
            <w:r w:rsidRPr="00150EC2">
              <w:t>Key Words</w:t>
            </w:r>
          </w:p>
          <w:p w14:paraId="28F1F107" w14:textId="5B48E9D1" w:rsidR="00C06D77" w:rsidRPr="00150EC2" w:rsidRDefault="008E3F44">
            <w:pPr>
              <w:pStyle w:val="BTSTableBodyL"/>
            </w:pPr>
            <w:r w:rsidRPr="00150EC2">
              <w:rPr>
                <w:rFonts w:hAnsi="Times New Roman" w:cs="Times New Roman"/>
              </w:rPr>
              <w:t xml:space="preserve">Port Performance; Annual Report; </w:t>
            </w:r>
            <w:r w:rsidR="00A91643" w:rsidRPr="00150EC2">
              <w:rPr>
                <w:rFonts w:hAnsi="Times New Roman" w:cs="Times New Roman"/>
              </w:rPr>
              <w:t>202</w:t>
            </w:r>
            <w:r w:rsidR="00A91643">
              <w:rPr>
                <w:rFonts w:hAnsi="Times New Roman" w:cs="Times New Roman"/>
              </w:rPr>
              <w:t>6</w:t>
            </w:r>
            <w:r w:rsidR="005A5B14" w:rsidRPr="00150EC2">
              <w:rPr>
                <w:rFonts w:hAnsi="Times New Roman" w:cs="Times New Roman"/>
              </w:rPr>
              <w:t xml:space="preserve">; </w:t>
            </w:r>
            <w:r w:rsidR="00086F70" w:rsidRPr="00150EC2">
              <w:rPr>
                <w:rFonts w:hAnsi="Times New Roman" w:cs="Times New Roman"/>
              </w:rPr>
              <w:t xml:space="preserve">Freight </w:t>
            </w:r>
            <w:r w:rsidR="005A5B14" w:rsidRPr="00150EC2">
              <w:rPr>
                <w:rFonts w:hAnsi="Times New Roman" w:cs="Times New Roman"/>
              </w:rPr>
              <w:t xml:space="preserve">Statistics; </w:t>
            </w:r>
            <w:r w:rsidR="005A109E" w:rsidRPr="00150EC2">
              <w:rPr>
                <w:rFonts w:hAnsi="Times New Roman" w:cs="Times New Roman"/>
              </w:rPr>
              <w:t>Waterborne Transportation</w:t>
            </w:r>
          </w:p>
        </w:tc>
      </w:tr>
      <w:tr w:rsidR="00C06D77" w:rsidRPr="00150EC2" w14:paraId="5C94805C" w14:textId="77777777" w:rsidTr="00387CD2">
        <w:tc>
          <w:tcPr>
            <w:tcW w:w="3120" w:type="dxa"/>
          </w:tcPr>
          <w:p w14:paraId="0F9491CA" w14:textId="77777777" w:rsidR="00C06D77" w:rsidRPr="00150EC2" w:rsidRDefault="00C06D77">
            <w:pPr>
              <w:pStyle w:val="BTSAboutHeading2"/>
            </w:pPr>
            <w:r w:rsidRPr="00150EC2">
              <w:t>Title</w:t>
            </w:r>
          </w:p>
          <w:p w14:paraId="51A9B7EA" w14:textId="00A348C9" w:rsidR="00C06D77" w:rsidRPr="00150EC2" w:rsidRDefault="004F289D" w:rsidP="00086F70">
            <w:pPr>
              <w:pStyle w:val="BTSTableBodyL"/>
            </w:pPr>
            <w:r w:rsidRPr="00150EC2">
              <w:t xml:space="preserve">Port Performance </w:t>
            </w:r>
            <w:r w:rsidR="00086F70" w:rsidRPr="00150EC2">
              <w:t xml:space="preserve">Freight Statistics: </w:t>
            </w:r>
            <w:r w:rsidR="00A91643" w:rsidRPr="00150EC2">
              <w:t>202</w:t>
            </w:r>
            <w:r w:rsidR="00A91643">
              <w:t>6</w:t>
            </w:r>
            <w:r w:rsidR="00A91643" w:rsidRPr="00150EC2">
              <w:t xml:space="preserve"> </w:t>
            </w:r>
            <w:r w:rsidR="00086F70" w:rsidRPr="00150EC2">
              <w:t>Annual Report</w:t>
            </w:r>
          </w:p>
        </w:tc>
        <w:tc>
          <w:tcPr>
            <w:tcW w:w="3120" w:type="dxa"/>
          </w:tcPr>
          <w:p w14:paraId="77017B6C" w14:textId="3E041292" w:rsidR="00C06D77" w:rsidRPr="00150EC2" w:rsidRDefault="00C06D77">
            <w:pPr>
              <w:pStyle w:val="BTSAboutHeading2"/>
            </w:pPr>
            <w:r w:rsidRPr="00150EC2">
              <w:t>Performing Organization</w:t>
            </w:r>
          </w:p>
          <w:p w14:paraId="104D2C70" w14:textId="2E68EB46" w:rsidR="00C06D77" w:rsidRPr="00150EC2" w:rsidRDefault="007D1FAC">
            <w:pPr>
              <w:pStyle w:val="BTSTableBodyL"/>
            </w:pPr>
            <w:r w:rsidRPr="00150EC2">
              <w:t>Bureau of Transportation Statistics</w:t>
            </w:r>
          </w:p>
          <w:p w14:paraId="1480BAFB" w14:textId="50218B3E" w:rsidR="002C1716" w:rsidRPr="00150EC2" w:rsidRDefault="003833BB">
            <w:pPr>
              <w:pStyle w:val="BTSTableBodyL"/>
            </w:pPr>
            <w:r w:rsidRPr="00150EC2">
              <w:t>1200 New Jersey Ave, SE</w:t>
            </w:r>
            <w:r w:rsidRPr="00150EC2">
              <w:br/>
              <w:t>Washington, DC 20590</w:t>
            </w:r>
          </w:p>
        </w:tc>
        <w:tc>
          <w:tcPr>
            <w:tcW w:w="3120" w:type="dxa"/>
            <w:vMerge/>
          </w:tcPr>
          <w:p w14:paraId="2991E1E9" w14:textId="77777777" w:rsidR="00C06D77" w:rsidRPr="00150EC2" w:rsidRDefault="00C06D77">
            <w:pPr>
              <w:pStyle w:val="BTSTableBodyL"/>
              <w:rPr>
                <w:b/>
                <w:bCs/>
                <w:color w:val="003087" w:themeColor="accent4"/>
              </w:rPr>
            </w:pPr>
          </w:p>
        </w:tc>
      </w:tr>
    </w:tbl>
    <w:p w14:paraId="01F7EFFC" w14:textId="77777777" w:rsidR="00C06D77" w:rsidRPr="00150EC2" w:rsidRDefault="00C06D77" w:rsidP="00C06D77">
      <w:pPr>
        <w:pStyle w:val="BTSAboutHeading2"/>
      </w:pPr>
      <w:r w:rsidRPr="00150EC2">
        <w:t>Recommended Citation</w:t>
      </w:r>
    </w:p>
    <w:p w14:paraId="6496EBD1" w14:textId="1E9C4CBA" w:rsidR="00C16AF8" w:rsidRPr="00150EC2" w:rsidRDefault="00C06D77" w:rsidP="008E0DB4">
      <w:pPr>
        <w:pStyle w:val="BTSBodyText"/>
        <w:tabs>
          <w:tab w:val="right" w:pos="9360"/>
        </w:tabs>
      </w:pPr>
      <w:r w:rsidRPr="00150EC2">
        <w:t xml:space="preserve">United States Department of Transportation, Bureau of Transportation Statistics. </w:t>
      </w:r>
      <w:r w:rsidR="00086F70" w:rsidRPr="00150EC2">
        <w:rPr>
          <w:i/>
        </w:rPr>
        <w:t xml:space="preserve">Port Performance Freight Statistics: </w:t>
      </w:r>
      <w:r w:rsidR="00A91643" w:rsidRPr="00150EC2">
        <w:rPr>
          <w:i/>
        </w:rPr>
        <w:t>202</w:t>
      </w:r>
      <w:r w:rsidR="00A91643">
        <w:rPr>
          <w:i/>
        </w:rPr>
        <w:t>6</w:t>
      </w:r>
      <w:r w:rsidR="00A91643" w:rsidRPr="00150EC2">
        <w:rPr>
          <w:i/>
        </w:rPr>
        <w:t xml:space="preserve"> </w:t>
      </w:r>
      <w:r w:rsidR="00086F70" w:rsidRPr="00150EC2">
        <w:rPr>
          <w:i/>
        </w:rPr>
        <w:t>Annual Report</w:t>
      </w:r>
      <w:r w:rsidRPr="00150EC2">
        <w:t xml:space="preserve">. Washington, DC: </w:t>
      </w:r>
      <w:r w:rsidR="00A91643" w:rsidRPr="00150EC2">
        <w:t>202</w:t>
      </w:r>
      <w:r w:rsidR="00A91643">
        <w:t>6</w:t>
      </w:r>
      <w:r w:rsidRPr="00150EC2">
        <w:t xml:space="preserve">. </w:t>
      </w:r>
      <w:hyperlink r:id="rId12" w:history="1">
        <w:r w:rsidRPr="00150EC2">
          <w:rPr>
            <w:rStyle w:val="Hyperlink"/>
          </w:rPr>
          <w:t>.</w:t>
        </w:r>
      </w:hyperlink>
    </w:p>
    <w:p w14:paraId="766FC88F" w14:textId="77777777" w:rsidR="001A0175" w:rsidRPr="00150EC2" w:rsidRDefault="001A0175" w:rsidP="00C16AF8">
      <w:pPr>
        <w:pStyle w:val="BTSBodyText"/>
        <w:sectPr w:rsidR="001A0175" w:rsidRPr="00150EC2" w:rsidSect="00B141BD">
          <w:headerReference w:type="default" r:id="rId13"/>
          <w:footerReference w:type="default" r:id="rId14"/>
          <w:pgSz w:w="12240" w:h="15840"/>
          <w:pgMar w:top="1440" w:right="1440" w:bottom="1440" w:left="1440" w:header="720" w:footer="720" w:gutter="0"/>
          <w:pgNumType w:fmt="lowerRoman" w:start="1"/>
          <w:cols w:space="720"/>
          <w:docGrid w:linePitch="360"/>
        </w:sectPr>
      </w:pPr>
    </w:p>
    <w:p w14:paraId="4FFCFFB9" w14:textId="37EB3081" w:rsidR="00346B21" w:rsidRPr="00150EC2" w:rsidRDefault="00346B21" w:rsidP="00C16AF8">
      <w:pPr>
        <w:pStyle w:val="BTSBodyText"/>
      </w:pPr>
      <w:r w:rsidRPr="00150EC2">
        <w:lastRenderedPageBreak/>
        <w:t>All material contained in this document is in the public domain and may be used and reprinted without special permission. Source citation is required.</w:t>
      </w:r>
    </w:p>
    <w:p w14:paraId="1A21D07B" w14:textId="5AE64BF6" w:rsidR="00C16AF8" w:rsidRPr="00150EC2" w:rsidRDefault="00C16AF8" w:rsidP="00C16AF8">
      <w:pPr>
        <w:pStyle w:val="BTSBodyText"/>
      </w:pPr>
      <w:r w:rsidRPr="00150EC2">
        <w:t>BTS information service contact information:</w:t>
      </w:r>
    </w:p>
    <w:p w14:paraId="1E47C425" w14:textId="71146A96" w:rsidR="00C16AF8" w:rsidRPr="00150EC2" w:rsidRDefault="00C16AF8" w:rsidP="009871C9">
      <w:pPr>
        <w:pStyle w:val="BTSBodyText"/>
      </w:pPr>
      <w:r w:rsidRPr="00150EC2">
        <w:rPr>
          <w:b/>
          <w:bCs/>
        </w:rPr>
        <w:t>Ask-A-Librarian</w:t>
      </w:r>
      <w:r w:rsidRPr="00150EC2">
        <w:tab/>
      </w:r>
      <w:hyperlink r:id="rId15" w:history="1">
        <w:r w:rsidRPr="00150EC2">
          <w:rPr>
            <w:rStyle w:val="Hyperlink"/>
          </w:rPr>
          <w:t>http://transportation.libanswers.com/</w:t>
        </w:r>
      </w:hyperlink>
    </w:p>
    <w:p w14:paraId="2193FCF9" w14:textId="7D97F725" w:rsidR="008813FC" w:rsidRPr="00150EC2" w:rsidRDefault="00C16AF8" w:rsidP="009871C9">
      <w:pPr>
        <w:pStyle w:val="BTSBodyText"/>
        <w:ind w:left="2160" w:hanging="2160"/>
      </w:pPr>
      <w:r w:rsidRPr="00150EC2">
        <w:rPr>
          <w:b/>
          <w:bCs/>
        </w:rPr>
        <w:t>Phone</w:t>
      </w:r>
      <w:r w:rsidR="009871C9" w:rsidRPr="00150EC2">
        <w:rPr>
          <w:b/>
          <w:bCs/>
        </w:rPr>
        <w:tab/>
      </w:r>
      <w:r w:rsidRPr="00150EC2">
        <w:t>202-366-DATA (3282)</w:t>
      </w:r>
    </w:p>
    <w:p w14:paraId="7B0F78CF" w14:textId="333236E3" w:rsidR="00526CDA" w:rsidRPr="00150EC2" w:rsidRDefault="00526CDA" w:rsidP="00C16AF8">
      <w:pPr>
        <w:pStyle w:val="BTSBodyText"/>
        <w:spacing w:before="7440"/>
      </w:pPr>
      <w:r w:rsidRPr="00150EC2">
        <w:rPr>
          <w:b/>
          <w:bCs/>
        </w:rPr>
        <w:t>Quality Assurance Statement</w:t>
      </w:r>
      <w:r w:rsidRPr="00150EC2">
        <w:rPr>
          <w:b/>
          <w:bCs/>
        </w:rPr>
        <w:br/>
      </w:r>
      <w:r w:rsidRPr="00150EC2">
        <w:t>The Bureau of Transportation Statistics (BTS) provides high quality information to serve government, industry, and the public in a manner that promotes public understanding. Standards and policies are used to ensure and maximize the quality, objectivity, utility, and integrity of its information. BTS reviews quality issues on a regular basis and adjusts its programs and processes to ensure continuous quality improvement.</w:t>
      </w:r>
    </w:p>
    <w:p w14:paraId="3B04F75C" w14:textId="77777777" w:rsidR="001A0175" w:rsidRPr="00150EC2" w:rsidRDefault="00526CDA" w:rsidP="001A0175">
      <w:pPr>
        <w:pStyle w:val="BTSBodyText"/>
      </w:pPr>
      <w:r w:rsidRPr="00150EC2">
        <w:rPr>
          <w:b/>
          <w:bCs/>
        </w:rPr>
        <w:t>Notice</w:t>
      </w:r>
      <w:r w:rsidRPr="00150EC2">
        <w:rPr>
          <w:b/>
          <w:bCs/>
        </w:rPr>
        <w:br/>
      </w:r>
      <w:r w:rsidRPr="00150EC2">
        <w:t>This document is disseminated under the sponsorship of the U.S. Department of Transportation in the interest of information exchange. The U.S. Government assumes no liability for its contents or use thereof.</w:t>
      </w:r>
    </w:p>
    <w:p w14:paraId="25E87296" w14:textId="77777777" w:rsidR="001A0175" w:rsidRPr="00150EC2" w:rsidRDefault="001A0175" w:rsidP="001A0175">
      <w:pPr>
        <w:pStyle w:val="BTSBodyText"/>
        <w:sectPr w:rsidR="001A0175" w:rsidRPr="00150EC2" w:rsidSect="00B141BD">
          <w:pgSz w:w="12240" w:h="15840"/>
          <w:pgMar w:top="1440" w:right="1440" w:bottom="1440" w:left="1440" w:header="720" w:footer="720" w:gutter="0"/>
          <w:cols w:space="720"/>
          <w:docGrid w:linePitch="360"/>
        </w:sectPr>
      </w:pPr>
    </w:p>
    <w:p w14:paraId="30A3DEC1" w14:textId="084A6E15" w:rsidR="003F6BA2" w:rsidRPr="00150EC2" w:rsidRDefault="00195D80" w:rsidP="003F6BA2">
      <w:pPr>
        <w:pStyle w:val="BTSBodyText"/>
        <w:rPr>
          <w:iCs w:val="0"/>
          <w:sz w:val="2"/>
          <w:szCs w:val="2"/>
        </w:rPr>
      </w:pPr>
      <w:bookmarkStart w:id="0" w:name="_Toc187676986"/>
      <w:bookmarkStart w:id="1" w:name="_Toc187676987"/>
      <w:bookmarkStart w:id="2" w:name="_Toc187676988"/>
      <w:bookmarkStart w:id="3" w:name="_Toc187677003"/>
      <w:bookmarkEnd w:id="0"/>
      <w:bookmarkEnd w:id="1"/>
      <w:bookmarkEnd w:id="2"/>
      <w:bookmarkEnd w:id="3"/>
      <w:r w:rsidRPr="00150EC2">
        <w:rPr>
          <w:noProof/>
        </w:rPr>
        <w:lastRenderedPageBreak/>
        <w:drawing>
          <wp:anchor distT="0" distB="0" distL="114300" distR="114300" simplePos="0" relativeHeight="251662848" behindDoc="0" locked="0" layoutInCell="1" allowOverlap="1" wp14:anchorId="56723DE9" wp14:editId="540E4D96">
            <wp:simplePos x="0" y="0"/>
            <wp:positionH relativeFrom="column">
              <wp:posOffset>15154</wp:posOffset>
            </wp:positionH>
            <wp:positionV relativeFrom="paragraph">
              <wp:posOffset>0</wp:posOffset>
            </wp:positionV>
            <wp:extent cx="1113155" cy="1371600"/>
            <wp:effectExtent l="0" t="0" r="0" b="0"/>
            <wp:wrapSquare wrapText="bothSides"/>
            <wp:docPr id="1865398320" name="Picture 1865398320" descr="A ship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8320" name="Picture 9" descr="A ship in the wa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3155" cy="1371600"/>
                    </a:xfrm>
                    <a:prstGeom prst="rect">
                      <a:avLst/>
                    </a:prstGeom>
                    <a:noFill/>
                    <a:ln>
                      <a:noFill/>
                    </a:ln>
                  </pic:spPr>
                </pic:pic>
              </a:graphicData>
            </a:graphic>
          </wp:anchor>
        </w:drawing>
      </w:r>
    </w:p>
    <w:p w14:paraId="77BE0382" w14:textId="4DE75819" w:rsidR="0034612A" w:rsidRPr="00150EC2" w:rsidRDefault="00CF362D" w:rsidP="00F136C1">
      <w:pPr>
        <w:pStyle w:val="BTSChapterNumberedMulti"/>
        <w:rPr>
          <w:lang w:val="en-US"/>
        </w:rPr>
      </w:pPr>
      <w:bookmarkStart w:id="4" w:name="_Toc212565314"/>
      <w:r w:rsidRPr="00150EC2">
        <w:t>Emerging Topics in Waterborne Transportation</w:t>
      </w:r>
      <w:bookmarkEnd w:id="4"/>
    </w:p>
    <w:p w14:paraId="215A429F" w14:textId="6FF45274" w:rsidR="00D56F0E" w:rsidRPr="00150EC2" w:rsidRDefault="00D56F0E" w:rsidP="00712F61">
      <w:pPr>
        <w:pStyle w:val="BTSHeading1Multi"/>
        <w:numPr>
          <w:ilvl w:val="0"/>
          <w:numId w:val="0"/>
        </w:numPr>
        <w:ind w:left="1404" w:hanging="1224"/>
      </w:pPr>
    </w:p>
    <w:p w14:paraId="72ED613A" w14:textId="723F450B" w:rsidR="00BA2AE8" w:rsidRPr="00150EC2" w:rsidRDefault="00AF0ED4" w:rsidP="00AB5D69">
      <w:pPr>
        <w:pStyle w:val="BTSHeading1Multi"/>
        <w:ind w:left="540" w:hanging="540"/>
      </w:pPr>
      <w:bookmarkStart w:id="5" w:name="_Toc212565315"/>
      <w:r>
        <w:t xml:space="preserve">trade through the </w:t>
      </w:r>
      <w:r w:rsidR="00B1693A">
        <w:t xml:space="preserve">Strait </w:t>
      </w:r>
      <w:r>
        <w:t>of hormuz</w:t>
      </w:r>
      <w:bookmarkEnd w:id="5"/>
    </w:p>
    <w:p w14:paraId="3C556CB4" w14:textId="388BF81A" w:rsidR="0092208F" w:rsidRDefault="0048474D" w:rsidP="00385B6A">
      <w:pPr>
        <w:pStyle w:val="BTSBodyText"/>
      </w:pPr>
      <w:r w:rsidRPr="0048474D">
        <w:t xml:space="preserve">The Strait of Hormuz (Strait) </w:t>
      </w:r>
      <w:r w:rsidR="00EE2B09">
        <w:t>is a critical conduit for crude oil to the United States</w:t>
      </w:r>
      <w:r w:rsidR="002B0D2E">
        <w:t>.</w:t>
      </w:r>
      <w:r w:rsidR="00B044E6">
        <w:t xml:space="preserve">  18</w:t>
      </w:r>
      <w:r w:rsidR="00C401B6">
        <w:t xml:space="preserve">% of </w:t>
      </w:r>
      <w:r w:rsidR="009A4DBD">
        <w:t xml:space="preserve">U.S. crude oil imports </w:t>
      </w:r>
      <w:r w:rsidR="000550A1">
        <w:t xml:space="preserve">that arrived via vessel </w:t>
      </w:r>
      <w:r w:rsidR="00042BB9">
        <w:t>transited the Strait</w:t>
      </w:r>
      <w:r w:rsidR="00C401B6">
        <w:t>.</w:t>
      </w:r>
      <w:r w:rsidR="002B0D2E">
        <w:t xml:space="preserve">  </w:t>
      </w:r>
      <w:r w:rsidR="00887DA3">
        <w:t xml:space="preserve">The Strait </w:t>
      </w:r>
      <w:r w:rsidR="005130B1">
        <w:t xml:space="preserve">is located between Iran and Oman and </w:t>
      </w:r>
      <w:r w:rsidR="002B0D2E">
        <w:t xml:space="preserve">connects Persian Gulf ports to the rest of the world </w:t>
      </w:r>
      <w:r w:rsidRPr="0048474D">
        <w:t>(</w:t>
      </w:r>
      <w:r w:rsidR="009216F5">
        <w:fldChar w:fldCharType="begin"/>
      </w:r>
      <w:r w:rsidR="009216F5">
        <w:instrText xml:space="preserve"> REF _Ref187414640 \h </w:instrText>
      </w:r>
      <w:r w:rsidR="009216F5">
        <w:fldChar w:fldCharType="separate"/>
      </w:r>
      <w:r w:rsidR="009216F5" w:rsidRPr="00150EC2">
        <w:t xml:space="preserve">Figure </w:t>
      </w:r>
      <w:r w:rsidR="009216F5" w:rsidRPr="00150EC2">
        <w:rPr>
          <w:noProof/>
        </w:rPr>
        <w:t>26</w:t>
      </w:r>
      <w:r w:rsidR="009216F5">
        <w:fldChar w:fldCharType="end"/>
      </w:r>
      <w:r w:rsidRPr="0048474D">
        <w:t>).</w:t>
      </w:r>
      <w:r w:rsidR="00BB1302">
        <w:t xml:space="preserve">  Ports </w:t>
      </w:r>
      <w:r w:rsidR="00B76D47">
        <w:t>are</w:t>
      </w:r>
      <w:r w:rsidR="00BB1302">
        <w:t xml:space="preserve"> in </w:t>
      </w:r>
      <w:r w:rsidR="00BB1302" w:rsidRPr="0048474D">
        <w:t>Bahrain, Iran, Iraq, Kuwait, Qatar, Saudi Arabia</w:t>
      </w:r>
      <w:r w:rsidR="00BB1302">
        <w:rPr>
          <w:rStyle w:val="FootnoteReference"/>
        </w:rPr>
        <w:footnoteReference w:id="2"/>
      </w:r>
      <w:r w:rsidR="00BB1302" w:rsidRPr="0048474D">
        <w:t>, and the United Arab Emirates</w:t>
      </w:r>
      <w:r w:rsidR="00BB1302" w:rsidRPr="00150EC2">
        <w:t>.</w:t>
      </w:r>
      <w:r w:rsidR="009E4E20">
        <w:t xml:space="preserve">  </w:t>
      </w:r>
      <w:r w:rsidR="005F4F4B">
        <w:t xml:space="preserve">In June 2025, a conflict involving Iran, Israel, and the United States raised the possibility of interrupted shipping through the Strait </w:t>
      </w:r>
      <w:sdt>
        <w:sdtPr>
          <w:id w:val="507407332"/>
          <w:citation/>
        </w:sdtPr>
        <w:sdtEndPr/>
        <w:sdtContent>
          <w:r w:rsidR="00C1495E">
            <w:fldChar w:fldCharType="begin"/>
          </w:r>
          <w:r w:rsidR="00C1495E">
            <w:instrText xml:space="preserve"> CITATION Bro25 \l 1033 </w:instrText>
          </w:r>
          <w:r w:rsidR="00C1495E">
            <w:fldChar w:fldCharType="separate"/>
          </w:r>
          <w:r w:rsidR="00C1495E">
            <w:rPr>
              <w:noProof/>
            </w:rPr>
            <w:t>(Brown, O'Rourke, Ratner, Rosen, &amp; Thomas, 2025)</w:t>
          </w:r>
          <w:r w:rsidR="00C1495E">
            <w:fldChar w:fldCharType="end"/>
          </w:r>
        </w:sdtContent>
      </w:sdt>
      <w:r w:rsidR="005F4F4B">
        <w:t>.</w:t>
      </w:r>
    </w:p>
    <w:p w14:paraId="4AA7B6EA" w14:textId="3FBCA911" w:rsidR="0092208F" w:rsidRPr="00150EC2" w:rsidRDefault="0092208F" w:rsidP="0092208F">
      <w:pPr>
        <w:pStyle w:val="BTSCaption"/>
      </w:pPr>
      <w:bookmarkStart w:id="6" w:name="_Toc212043393"/>
      <w:r w:rsidRPr="00150EC2">
        <w:lastRenderedPageBreak/>
        <w:t xml:space="preserve">Figure </w:t>
      </w:r>
      <w:r>
        <w:fldChar w:fldCharType="begin"/>
      </w:r>
      <w:r>
        <w:instrText xml:space="preserve"> SEQ Figure \* ARABIC </w:instrText>
      </w:r>
      <w:r>
        <w:fldChar w:fldCharType="separate"/>
      </w:r>
      <w:r w:rsidR="00A51912">
        <w:rPr>
          <w:noProof/>
        </w:rPr>
        <w:t>1</w:t>
      </w:r>
      <w:r>
        <w:rPr>
          <w:noProof/>
        </w:rPr>
        <w:fldChar w:fldCharType="end"/>
      </w:r>
      <w:r w:rsidRPr="00150EC2">
        <w:t xml:space="preserve">. </w:t>
      </w:r>
      <w:r>
        <w:t>Map of the Strait of Hormuz</w:t>
      </w:r>
      <w:bookmarkEnd w:id="6"/>
    </w:p>
    <w:p w14:paraId="220555E9" w14:textId="2A976A99" w:rsidR="0092208F" w:rsidRDefault="00613967" w:rsidP="00385B6A">
      <w:pPr>
        <w:pStyle w:val="BTSBodyText"/>
      </w:pPr>
      <w:r>
        <w:rPr>
          <w:noProof/>
        </w:rPr>
        <w:drawing>
          <wp:inline distT="0" distB="0" distL="0" distR="0" wp14:anchorId="0DE1411B" wp14:editId="78967421">
            <wp:extent cx="5943600" cy="4592955"/>
            <wp:effectExtent l="0" t="0" r="0" b="0"/>
            <wp:docPr id="725244435" name="Picture 1" descr="A picture containing text,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4435" name="Picture 1" descr="A picture containing text, natu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671BE012" w14:textId="6EE92EA6" w:rsidR="00047926" w:rsidRDefault="00047926" w:rsidP="00385B6A">
      <w:pPr>
        <w:pStyle w:val="BTSBodyText"/>
      </w:pPr>
      <w:r>
        <w:t>Source</w:t>
      </w:r>
      <w:r w:rsidR="0001531A">
        <w:t>s</w:t>
      </w:r>
      <w:r>
        <w:t>:</w:t>
      </w:r>
      <w:r w:rsidR="0001531A">
        <w:t xml:space="preserve"> BTS and </w:t>
      </w:r>
      <w:proofErr w:type="gramStart"/>
      <w:r w:rsidR="0001531A">
        <w:t>Large Scale</w:t>
      </w:r>
      <w:proofErr w:type="gramEnd"/>
      <w:r w:rsidR="0001531A">
        <w:t xml:space="preserve"> International Boundaries Office of the Geographer and Global Issues at the U.S. Department of State, February 2025.</w:t>
      </w:r>
    </w:p>
    <w:p w14:paraId="1BDB59C7" w14:textId="0D03B043" w:rsidR="0062138A" w:rsidRDefault="0062138A" w:rsidP="007134E5">
      <w:pPr>
        <w:pStyle w:val="BTSNote"/>
      </w:pPr>
    </w:p>
    <w:p w14:paraId="165971AD" w14:textId="77777777" w:rsidR="0062138A" w:rsidRDefault="0062138A" w:rsidP="0062138A">
      <w:pPr>
        <w:pStyle w:val="BTSBodyText"/>
      </w:pPr>
      <w:r w:rsidRPr="0048474D">
        <w:t xml:space="preserve">The majority (61 percent) of vessels transiting the Strait are tankers, followed by dry bulk (17 percent), and containerships (15.5 percent).  The top three commodities through the Straight are mineral products, chemical products, and vegetable products </w:t>
      </w:r>
      <w:sdt>
        <w:sdtPr>
          <w:id w:val="-1025019029"/>
          <w:citation/>
        </w:sdtPr>
        <w:sdtEndPr/>
        <w:sdtContent>
          <w:r>
            <w:fldChar w:fldCharType="begin"/>
          </w:r>
          <w:r>
            <w:instrText xml:space="preserve"> CITATION IMF25 \l 1033 </w:instrText>
          </w:r>
          <w:r>
            <w:fldChar w:fldCharType="separate"/>
          </w:r>
          <w:r>
            <w:rPr>
              <w:noProof/>
            </w:rPr>
            <w:t>(IMF, 2025)</w:t>
          </w:r>
          <w:r>
            <w:fldChar w:fldCharType="end"/>
          </w:r>
        </w:sdtContent>
      </w:sdt>
      <w:r w:rsidRPr="00150EC2">
        <w:t>.</w:t>
      </w:r>
    </w:p>
    <w:p w14:paraId="0558FA13" w14:textId="25AF24E3" w:rsidR="00996DC9" w:rsidRDefault="008B401B" w:rsidP="008E0814">
      <w:pPr>
        <w:pStyle w:val="BTSNote"/>
        <w:rPr>
          <w:iCs/>
          <w:color w:val="auto"/>
          <w:sz w:val="22"/>
          <w:szCs w:val="24"/>
          <w:shd w:val="clear" w:color="auto" w:fill="auto"/>
        </w:rPr>
      </w:pPr>
      <w:r>
        <w:rPr>
          <w:iCs/>
          <w:color w:val="auto"/>
          <w:sz w:val="22"/>
          <w:szCs w:val="24"/>
          <w:shd w:val="clear" w:color="auto" w:fill="auto"/>
        </w:rPr>
        <w:t>In 2025</w:t>
      </w:r>
      <w:r w:rsidR="00BC743A">
        <w:rPr>
          <w:iCs/>
          <w:color w:val="auto"/>
          <w:sz w:val="22"/>
          <w:szCs w:val="24"/>
          <w:shd w:val="clear" w:color="auto" w:fill="auto"/>
        </w:rPr>
        <w:t>,</w:t>
      </w:r>
      <w:r>
        <w:rPr>
          <w:iCs/>
          <w:color w:val="auto"/>
          <w:sz w:val="22"/>
          <w:szCs w:val="24"/>
          <w:shd w:val="clear" w:color="auto" w:fill="auto"/>
        </w:rPr>
        <w:t xml:space="preserve"> t</w:t>
      </w:r>
      <w:r w:rsidR="005F1A88" w:rsidRPr="00231B08">
        <w:rPr>
          <w:iCs/>
          <w:color w:val="auto"/>
          <w:sz w:val="22"/>
          <w:szCs w:val="24"/>
          <w:shd w:val="clear" w:color="auto" w:fill="auto"/>
        </w:rPr>
        <w:t xml:space="preserve">he Strait is on </w:t>
      </w:r>
      <w:r w:rsidR="0017475A" w:rsidRPr="00231B08">
        <w:rPr>
          <w:iCs/>
          <w:color w:val="auto"/>
          <w:sz w:val="22"/>
          <w:szCs w:val="24"/>
          <w:shd w:val="clear" w:color="auto" w:fill="auto"/>
        </w:rPr>
        <w:t>track</w:t>
      </w:r>
      <w:r w:rsidR="005F1A88" w:rsidRPr="00231B08">
        <w:rPr>
          <w:iCs/>
          <w:color w:val="auto"/>
          <w:sz w:val="22"/>
          <w:szCs w:val="24"/>
          <w:shd w:val="clear" w:color="auto" w:fill="auto"/>
        </w:rPr>
        <w:t xml:space="preserve"> to have the </w:t>
      </w:r>
      <w:r w:rsidR="008567FD">
        <w:rPr>
          <w:iCs/>
          <w:color w:val="auto"/>
          <w:sz w:val="22"/>
          <w:szCs w:val="24"/>
          <w:shd w:val="clear" w:color="auto" w:fill="auto"/>
        </w:rPr>
        <w:t>smallest</w:t>
      </w:r>
      <w:r w:rsidR="008567FD" w:rsidRPr="00231B08">
        <w:rPr>
          <w:iCs/>
          <w:color w:val="auto"/>
          <w:sz w:val="22"/>
          <w:szCs w:val="24"/>
          <w:shd w:val="clear" w:color="auto" w:fill="auto"/>
        </w:rPr>
        <w:t xml:space="preserve"> </w:t>
      </w:r>
      <w:r w:rsidR="005F1A88" w:rsidRPr="00231B08">
        <w:rPr>
          <w:iCs/>
          <w:color w:val="auto"/>
          <w:sz w:val="22"/>
          <w:szCs w:val="24"/>
          <w:shd w:val="clear" w:color="auto" w:fill="auto"/>
        </w:rPr>
        <w:t xml:space="preserve">amount of </w:t>
      </w:r>
      <w:r w:rsidR="00395C60" w:rsidRPr="00231B08">
        <w:rPr>
          <w:iCs/>
          <w:color w:val="auto"/>
          <w:sz w:val="22"/>
          <w:szCs w:val="24"/>
          <w:shd w:val="clear" w:color="auto" w:fill="auto"/>
        </w:rPr>
        <w:t xml:space="preserve">cargo </w:t>
      </w:r>
      <w:r w:rsidR="005F1A88" w:rsidRPr="00231B08">
        <w:rPr>
          <w:iCs/>
          <w:color w:val="auto"/>
          <w:sz w:val="22"/>
          <w:szCs w:val="24"/>
          <w:shd w:val="clear" w:color="auto" w:fill="auto"/>
        </w:rPr>
        <w:t>throughput</w:t>
      </w:r>
      <w:r w:rsidR="00860CE0">
        <w:rPr>
          <w:iCs/>
          <w:color w:val="auto"/>
          <w:sz w:val="22"/>
          <w:szCs w:val="24"/>
          <w:shd w:val="clear" w:color="auto" w:fill="auto"/>
        </w:rPr>
        <w:t xml:space="preserve"> </w:t>
      </w:r>
      <w:r w:rsidR="00231B08">
        <w:rPr>
          <w:iCs/>
          <w:color w:val="auto"/>
          <w:sz w:val="22"/>
          <w:szCs w:val="24"/>
          <w:shd w:val="clear" w:color="auto" w:fill="auto"/>
        </w:rPr>
        <w:t>compared</w:t>
      </w:r>
      <w:r w:rsidR="00BC743A">
        <w:rPr>
          <w:iCs/>
          <w:color w:val="auto"/>
          <w:sz w:val="22"/>
          <w:szCs w:val="24"/>
          <w:shd w:val="clear" w:color="auto" w:fill="auto"/>
        </w:rPr>
        <w:t xml:space="preserve"> to 2022</w:t>
      </w:r>
      <w:r w:rsidR="00631879">
        <w:rPr>
          <w:iCs/>
          <w:color w:val="auto"/>
          <w:sz w:val="22"/>
          <w:szCs w:val="24"/>
          <w:shd w:val="clear" w:color="auto" w:fill="auto"/>
        </w:rPr>
        <w:t xml:space="preserve"> to 2024</w:t>
      </w:r>
      <w:r w:rsidR="00860CE0">
        <w:rPr>
          <w:iCs/>
          <w:color w:val="auto"/>
          <w:sz w:val="22"/>
          <w:szCs w:val="24"/>
          <w:shd w:val="clear" w:color="auto" w:fill="auto"/>
        </w:rPr>
        <w:t xml:space="preserve">.  </w:t>
      </w:r>
      <w:r w:rsidR="00BC743A">
        <w:rPr>
          <w:iCs/>
          <w:color w:val="auto"/>
          <w:sz w:val="22"/>
          <w:szCs w:val="24"/>
          <w:shd w:val="clear" w:color="auto" w:fill="auto"/>
        </w:rPr>
        <w:t xml:space="preserve">The trade volume in 2025 (as of September 2025) was lower than the same </w:t>
      </w:r>
      <w:proofErr w:type="gramStart"/>
      <w:r w:rsidR="00BC743A">
        <w:rPr>
          <w:iCs/>
          <w:color w:val="auto"/>
          <w:sz w:val="22"/>
          <w:szCs w:val="24"/>
          <w:shd w:val="clear" w:color="auto" w:fill="auto"/>
        </w:rPr>
        <w:t>time period</w:t>
      </w:r>
      <w:proofErr w:type="gramEnd"/>
      <w:r w:rsidR="00BC743A">
        <w:rPr>
          <w:iCs/>
          <w:color w:val="auto"/>
          <w:sz w:val="22"/>
          <w:szCs w:val="24"/>
          <w:shd w:val="clear" w:color="auto" w:fill="auto"/>
        </w:rPr>
        <w:t xml:space="preserve"> in 2024 by 10 percent, in 2023 by 12 percent, and in 2022 by 14 percent.  Overall, there is a seasonal trend, with lows </w:t>
      </w:r>
      <w:r w:rsidR="0090332F">
        <w:rPr>
          <w:iCs/>
          <w:color w:val="auto"/>
          <w:sz w:val="22"/>
          <w:szCs w:val="24"/>
          <w:shd w:val="clear" w:color="auto" w:fill="auto"/>
        </w:rPr>
        <w:t xml:space="preserve">in </w:t>
      </w:r>
      <w:r w:rsidR="00BC743A">
        <w:rPr>
          <w:iCs/>
          <w:color w:val="auto"/>
          <w:sz w:val="22"/>
          <w:szCs w:val="24"/>
          <w:shd w:val="clear" w:color="auto" w:fill="auto"/>
        </w:rPr>
        <w:t>December through February.  (</w:t>
      </w:r>
      <w:r w:rsidR="00BC743A">
        <w:rPr>
          <w:iCs/>
          <w:color w:val="auto"/>
          <w:sz w:val="22"/>
          <w:szCs w:val="24"/>
          <w:shd w:val="clear" w:color="auto" w:fill="auto"/>
        </w:rPr>
        <w:fldChar w:fldCharType="begin"/>
      </w:r>
      <w:r w:rsidR="00BC743A">
        <w:rPr>
          <w:iCs/>
          <w:color w:val="auto"/>
          <w:sz w:val="22"/>
          <w:szCs w:val="24"/>
          <w:shd w:val="clear" w:color="auto" w:fill="auto"/>
        </w:rPr>
        <w:instrText xml:space="preserve"> REF _Ref212541317 \h </w:instrText>
      </w:r>
      <w:r w:rsidR="00BC743A">
        <w:rPr>
          <w:iCs/>
          <w:color w:val="auto"/>
          <w:sz w:val="22"/>
          <w:szCs w:val="24"/>
          <w:shd w:val="clear" w:color="auto" w:fill="auto"/>
        </w:rPr>
      </w:r>
      <w:r w:rsidR="00BC743A">
        <w:rPr>
          <w:iCs/>
          <w:color w:val="auto"/>
          <w:sz w:val="22"/>
          <w:szCs w:val="24"/>
          <w:shd w:val="clear" w:color="auto" w:fill="auto"/>
        </w:rPr>
        <w:fldChar w:fldCharType="separate"/>
      </w:r>
      <w:r w:rsidR="00BC743A" w:rsidRPr="00150EC2">
        <w:t xml:space="preserve">Figure </w:t>
      </w:r>
      <w:r w:rsidR="00BC743A">
        <w:rPr>
          <w:noProof/>
        </w:rPr>
        <w:t>3</w:t>
      </w:r>
      <w:r w:rsidR="00BC743A">
        <w:rPr>
          <w:iCs/>
          <w:color w:val="auto"/>
          <w:sz w:val="22"/>
          <w:szCs w:val="24"/>
          <w:shd w:val="clear" w:color="auto" w:fill="auto"/>
        </w:rPr>
        <w:fldChar w:fldCharType="end"/>
      </w:r>
      <w:r w:rsidR="00BC743A">
        <w:rPr>
          <w:iCs/>
          <w:color w:val="auto"/>
          <w:sz w:val="22"/>
          <w:szCs w:val="24"/>
          <w:shd w:val="clear" w:color="auto" w:fill="auto"/>
        </w:rPr>
        <w:t xml:space="preserve">).  </w:t>
      </w:r>
      <w:r w:rsidR="00AB48CD">
        <w:rPr>
          <w:iCs/>
          <w:color w:val="auto"/>
          <w:sz w:val="22"/>
          <w:szCs w:val="24"/>
          <w:shd w:val="clear" w:color="auto" w:fill="auto"/>
        </w:rPr>
        <w:t xml:space="preserve">In </w:t>
      </w:r>
      <w:r w:rsidR="00231B08">
        <w:rPr>
          <w:iCs/>
          <w:color w:val="auto"/>
          <w:sz w:val="22"/>
          <w:szCs w:val="24"/>
          <w:shd w:val="clear" w:color="auto" w:fill="auto"/>
        </w:rPr>
        <w:t>addition</w:t>
      </w:r>
      <w:r w:rsidR="00AB48CD">
        <w:rPr>
          <w:iCs/>
          <w:color w:val="auto"/>
          <w:sz w:val="22"/>
          <w:szCs w:val="24"/>
          <w:shd w:val="clear" w:color="auto" w:fill="auto"/>
        </w:rPr>
        <w:t xml:space="preserve">, </w:t>
      </w:r>
      <w:r w:rsidR="0063115E">
        <w:rPr>
          <w:iCs/>
          <w:color w:val="auto"/>
          <w:sz w:val="22"/>
          <w:szCs w:val="24"/>
          <w:shd w:val="clear" w:color="auto" w:fill="auto"/>
        </w:rPr>
        <w:t>February 2025 had the smallest monthly amount of cargo</w:t>
      </w:r>
      <w:r w:rsidR="00F64D8D">
        <w:rPr>
          <w:iCs/>
          <w:color w:val="auto"/>
          <w:sz w:val="22"/>
          <w:szCs w:val="24"/>
          <w:shd w:val="clear" w:color="auto" w:fill="auto"/>
        </w:rPr>
        <w:t xml:space="preserve">, followed by </w:t>
      </w:r>
      <w:r w:rsidR="005D195B">
        <w:rPr>
          <w:iCs/>
          <w:color w:val="auto"/>
          <w:sz w:val="22"/>
          <w:szCs w:val="24"/>
          <w:shd w:val="clear" w:color="auto" w:fill="auto"/>
        </w:rPr>
        <w:t>September</w:t>
      </w:r>
      <w:r w:rsidR="00DE04E0">
        <w:rPr>
          <w:iCs/>
          <w:color w:val="auto"/>
          <w:sz w:val="22"/>
          <w:szCs w:val="24"/>
          <w:shd w:val="clear" w:color="auto" w:fill="auto"/>
        </w:rPr>
        <w:t xml:space="preserve"> 2025</w:t>
      </w:r>
      <w:r w:rsidR="005D195B">
        <w:rPr>
          <w:iCs/>
          <w:color w:val="auto"/>
          <w:sz w:val="22"/>
          <w:szCs w:val="24"/>
          <w:shd w:val="clear" w:color="auto" w:fill="auto"/>
        </w:rPr>
        <w:t xml:space="preserve"> and </w:t>
      </w:r>
      <w:r w:rsidR="005E2277">
        <w:rPr>
          <w:iCs/>
          <w:color w:val="auto"/>
          <w:sz w:val="22"/>
          <w:szCs w:val="24"/>
          <w:shd w:val="clear" w:color="auto" w:fill="auto"/>
        </w:rPr>
        <w:t xml:space="preserve">then </w:t>
      </w:r>
      <w:r w:rsidR="005D195B">
        <w:rPr>
          <w:iCs/>
          <w:color w:val="auto"/>
          <w:sz w:val="22"/>
          <w:szCs w:val="24"/>
          <w:shd w:val="clear" w:color="auto" w:fill="auto"/>
        </w:rPr>
        <w:t xml:space="preserve">January 2025.  </w:t>
      </w:r>
    </w:p>
    <w:p w14:paraId="4852AA02" w14:textId="2312F11C" w:rsidR="00996DC9" w:rsidRDefault="00996DC9" w:rsidP="00996DC9">
      <w:pPr>
        <w:pStyle w:val="BTSBodyText"/>
      </w:pPr>
      <w:r w:rsidRPr="00150EC2">
        <w:t xml:space="preserve">Figure </w:t>
      </w:r>
      <w:r>
        <w:fldChar w:fldCharType="begin"/>
      </w:r>
      <w:r>
        <w:instrText xml:space="preserve"> SEQ Figure \* ARABIC </w:instrText>
      </w:r>
      <w:r>
        <w:fldChar w:fldCharType="separate"/>
      </w:r>
      <w:r w:rsidR="00A51912">
        <w:rPr>
          <w:noProof/>
        </w:rPr>
        <w:t>2</w:t>
      </w:r>
      <w:r>
        <w:rPr>
          <w:noProof/>
        </w:rPr>
        <w:fldChar w:fldCharType="end"/>
      </w:r>
      <w:r w:rsidRPr="00150EC2">
        <w:t xml:space="preserve">. </w:t>
      </w:r>
      <w:r>
        <w:t xml:space="preserve"> Monthly Trade Volume (short tons), January 2022 through September 2025</w:t>
      </w:r>
    </w:p>
    <w:p w14:paraId="2650F41B" w14:textId="77777777" w:rsidR="00996DC9" w:rsidRDefault="00996DC9" w:rsidP="00996DC9">
      <w:pPr>
        <w:pStyle w:val="BTSNote"/>
      </w:pPr>
    </w:p>
    <w:p w14:paraId="0AB1806F" w14:textId="77777777" w:rsidR="00996DC9" w:rsidRDefault="00996DC9" w:rsidP="00996DC9">
      <w:pPr>
        <w:pStyle w:val="BTSNote"/>
      </w:pPr>
      <w:r>
        <w:rPr>
          <w:noProof/>
        </w:rPr>
        <w:lastRenderedPageBreak/>
        <w:drawing>
          <wp:inline distT="0" distB="0" distL="0" distR="0" wp14:anchorId="42DE4DA9" wp14:editId="655612E6">
            <wp:extent cx="5534025" cy="3724275"/>
            <wp:effectExtent l="0" t="0" r="9525" b="9525"/>
            <wp:docPr id="9474960" name="Chart 1">
              <a:extLst xmlns:a="http://schemas.openxmlformats.org/drawingml/2006/main">
                <a:ext uri="{FF2B5EF4-FFF2-40B4-BE49-F238E27FC236}">
                  <a16:creationId xmlns:a16="http://schemas.microsoft.com/office/drawing/2014/main" id="{1C883EF3-693A-4828-8CA9-E0A8B5B4BB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698E6E2" w14:textId="4325594E" w:rsidR="00996DC9" w:rsidRDefault="00996DC9" w:rsidP="00996DC9">
      <w:pPr>
        <w:pStyle w:val="BTSNote"/>
      </w:pPr>
      <w:r w:rsidRPr="00150EC2">
        <w:t xml:space="preserve">Source: </w:t>
      </w:r>
      <w:r w:rsidR="00E20A31">
        <w:t xml:space="preserve">U.S. Department of Transportation, Bureau of Transportation Statistics, based upon </w:t>
      </w:r>
      <w:r w:rsidR="00504F0E">
        <w:t xml:space="preserve">data from the </w:t>
      </w:r>
      <w:r>
        <w:t>International Monetary Fund</w:t>
      </w:r>
      <w:r w:rsidRPr="00150EC2">
        <w:t>. 202</w:t>
      </w:r>
      <w:r>
        <w:t>5PortWatch</w:t>
      </w:r>
      <w:r w:rsidRPr="00150EC2">
        <w:t xml:space="preserve">. </w:t>
      </w:r>
      <w:r>
        <w:t>Strait of Hormuz</w:t>
      </w:r>
      <w:r w:rsidRPr="00150EC2">
        <w:t xml:space="preserve">. Accessed </w:t>
      </w:r>
      <w:r>
        <w:t>October 21, 2025</w:t>
      </w:r>
      <w:r w:rsidRPr="00150EC2">
        <w:t xml:space="preserve">. </w:t>
      </w:r>
      <w:hyperlink r:id="rId19" w:history="1">
        <w:r w:rsidRPr="003B16B5">
          <w:rPr>
            <w:rStyle w:val="Hyperlink"/>
          </w:rPr>
          <w:t>https://portwatch.imf.org/pages/port-monitor</w:t>
        </w:r>
      </w:hyperlink>
      <w:r w:rsidRPr="00150EC2">
        <w:t>.</w:t>
      </w:r>
    </w:p>
    <w:p w14:paraId="396C7C6F" w14:textId="77777777" w:rsidR="00996DC9" w:rsidRPr="00A23E9C" w:rsidRDefault="00996DC9" w:rsidP="008E0814">
      <w:pPr>
        <w:pStyle w:val="BTSNote"/>
        <w:rPr>
          <w:iCs/>
          <w:color w:val="auto"/>
          <w:sz w:val="22"/>
          <w:szCs w:val="24"/>
          <w:shd w:val="clear" w:color="auto" w:fill="auto"/>
        </w:rPr>
      </w:pPr>
    </w:p>
    <w:p w14:paraId="41ED6AFE" w14:textId="45A02FDF" w:rsidR="00D73548" w:rsidRDefault="00F41C33" w:rsidP="0062138A">
      <w:pPr>
        <w:pStyle w:val="BTSBodyText"/>
      </w:pPr>
      <w:r>
        <w:t xml:space="preserve">While the provided </w:t>
      </w:r>
      <w:r w:rsidR="00F1022A">
        <w:t xml:space="preserve">tonnage data </w:t>
      </w:r>
      <w:r w:rsidR="005E2277">
        <w:t xml:space="preserve">is not </w:t>
      </w:r>
      <w:r w:rsidR="008C363D">
        <w:t>disaggregated</w:t>
      </w:r>
      <w:r w:rsidR="005E2277">
        <w:t xml:space="preserve"> by commodity type, the number of transits </w:t>
      </w:r>
      <w:r w:rsidR="008C363D">
        <w:t>is provided for tankers and cargo ships</w:t>
      </w:r>
      <w:r w:rsidR="0010221A">
        <w:t xml:space="preserve">.  </w:t>
      </w:r>
      <w:r w:rsidR="00D72FB7">
        <w:t>The number</w:t>
      </w:r>
      <w:r w:rsidR="00CE793B">
        <w:t xml:space="preserve"> of</w:t>
      </w:r>
      <w:r w:rsidR="00120C72">
        <w:t xml:space="preserve"> tanker</w:t>
      </w:r>
      <w:r w:rsidR="00CE793B">
        <w:t xml:space="preserve"> transits appears seasonal, with </w:t>
      </w:r>
      <w:r w:rsidR="00F1026E">
        <w:t xml:space="preserve">highs </w:t>
      </w:r>
      <w:r w:rsidR="0020615F">
        <w:t xml:space="preserve">in late Spring </w:t>
      </w:r>
      <w:r w:rsidR="00F1026E">
        <w:t xml:space="preserve">through </w:t>
      </w:r>
      <w:r w:rsidR="00134E4D">
        <w:t>S</w:t>
      </w:r>
      <w:r w:rsidR="0020615F">
        <w:t>ummer</w:t>
      </w:r>
      <w:r w:rsidR="00F1026E">
        <w:t xml:space="preserve">, and lows in </w:t>
      </w:r>
      <w:r w:rsidR="00F26443">
        <w:t>December through February</w:t>
      </w:r>
      <w:r w:rsidR="00953CF6">
        <w:t xml:space="preserve"> (</w:t>
      </w:r>
      <w:r w:rsidR="002329FE">
        <w:fldChar w:fldCharType="begin"/>
      </w:r>
      <w:r w:rsidR="002329FE">
        <w:instrText xml:space="preserve"> REF _Ref187415179 \h </w:instrText>
      </w:r>
      <w:r w:rsidR="002329FE">
        <w:fldChar w:fldCharType="separate"/>
      </w:r>
      <w:r w:rsidR="002329FE" w:rsidRPr="00150EC2">
        <w:t xml:space="preserve">Figure </w:t>
      </w:r>
      <w:r w:rsidR="002329FE">
        <w:rPr>
          <w:noProof/>
        </w:rPr>
        <w:t>2</w:t>
      </w:r>
      <w:r w:rsidR="002329FE">
        <w:fldChar w:fldCharType="end"/>
      </w:r>
      <w:r w:rsidR="002329FE">
        <w:t>)</w:t>
      </w:r>
      <w:r w:rsidR="00F26443">
        <w:t xml:space="preserve">.  </w:t>
      </w:r>
      <w:r w:rsidR="00412776">
        <w:t xml:space="preserve">However, in 2025, </w:t>
      </w:r>
      <w:r w:rsidR="00C67487">
        <w:t xml:space="preserve">the number of transits </w:t>
      </w:r>
      <w:r w:rsidR="00472EEA">
        <w:t>was</w:t>
      </w:r>
      <w:r w:rsidR="00C67487">
        <w:t xml:space="preserve"> overall lower than those in previous years</w:t>
      </w:r>
      <w:r w:rsidR="00120C72">
        <w:t xml:space="preserve">, </w:t>
      </w:r>
      <w:r w:rsidR="003E2105">
        <w:t xml:space="preserve">with the total for January through September 2o25 being </w:t>
      </w:r>
      <w:r w:rsidR="004F398D">
        <w:t>10</w:t>
      </w:r>
      <w:r w:rsidR="00472EEA">
        <w:t xml:space="preserve"> percent less than the same </w:t>
      </w:r>
      <w:proofErr w:type="gramStart"/>
      <w:r w:rsidR="00472EEA">
        <w:t>time period</w:t>
      </w:r>
      <w:proofErr w:type="gramEnd"/>
      <w:r w:rsidR="00472EEA">
        <w:t xml:space="preserve"> in 2024, </w:t>
      </w:r>
      <w:r w:rsidR="002425BD">
        <w:t>12</w:t>
      </w:r>
      <w:r w:rsidR="00472EEA">
        <w:t xml:space="preserve"> percent less </w:t>
      </w:r>
      <w:r w:rsidR="002425BD">
        <w:t>than in</w:t>
      </w:r>
      <w:r w:rsidR="00472EEA">
        <w:t xml:space="preserve"> 2023</w:t>
      </w:r>
      <w:r w:rsidR="004A7A37">
        <w:t xml:space="preserve">, and </w:t>
      </w:r>
      <w:r w:rsidR="00D81337">
        <w:t>13 percent less than in 2022</w:t>
      </w:r>
      <w:del w:id="7" w:author="DiJoseph, Patricia (OST)" w:date="2025-10-28T16:51:00Z">
        <w:r w:rsidR="00472EEA" w:rsidDel="004A7A37">
          <w:delText>.</w:delText>
        </w:r>
      </w:del>
      <w:r w:rsidR="00CB1198">
        <w:t xml:space="preserve">  The month with the smalle</w:t>
      </w:r>
      <w:r w:rsidR="00BC0E16">
        <w:t>st</w:t>
      </w:r>
      <w:r w:rsidR="00CB1198">
        <w:t xml:space="preserve"> number of tanker transits was </w:t>
      </w:r>
      <w:r w:rsidR="00BC0E16">
        <w:t>February 2025, followed by February 2024 and then September 2025.</w:t>
      </w:r>
    </w:p>
    <w:p w14:paraId="20C99D1F" w14:textId="1B25633E" w:rsidR="00423B26" w:rsidRDefault="00B84834" w:rsidP="00CC6533">
      <w:pPr>
        <w:pStyle w:val="BTSBodyText"/>
      </w:pPr>
      <w:r>
        <w:t xml:space="preserve">The number of cargo ship transits also appears seasonal, with highs in Spring through early Fall and lows in December through February.  </w:t>
      </w:r>
      <w:r w:rsidR="008B22AE">
        <w:t xml:space="preserve">In 2025, the number of transits was overall higher than those in previous years, with the total for January through September 2025 being 1 percent greater than the same time in 2024, </w:t>
      </w:r>
      <w:r w:rsidR="00045C40">
        <w:t>4 percent greater than in 2023, and 12 percent greater than in 2022.  Th</w:t>
      </w:r>
      <w:r w:rsidR="002B2863">
        <w:t xml:space="preserve">us, the number of cargo ships is moving in a different direction than the number of tankers.  The highest number of </w:t>
      </w:r>
      <w:r w:rsidR="00B44BE9">
        <w:t xml:space="preserve">cargo ships transits </w:t>
      </w:r>
      <w:r w:rsidR="00CC6533">
        <w:t>was</w:t>
      </w:r>
      <w:r w:rsidR="00B44BE9">
        <w:t xml:space="preserve"> in April</w:t>
      </w:r>
      <w:r w:rsidR="009C3E79">
        <w:t xml:space="preserve"> 2025</w:t>
      </w:r>
      <w:r w:rsidR="00B44BE9">
        <w:t xml:space="preserve">, </w:t>
      </w:r>
      <w:r w:rsidR="009C3E79">
        <w:t xml:space="preserve">followed by </w:t>
      </w:r>
      <w:r w:rsidR="00B44BE9">
        <w:t>May</w:t>
      </w:r>
      <w:r w:rsidR="009C3E79">
        <w:t xml:space="preserve"> 2025</w:t>
      </w:r>
      <w:r w:rsidR="00B44BE9">
        <w:t xml:space="preserve">, and </w:t>
      </w:r>
      <w:r w:rsidR="009C3E79">
        <w:t xml:space="preserve">then </w:t>
      </w:r>
      <w:r w:rsidR="00B44BE9">
        <w:t xml:space="preserve">June 2025, while the lowest number </w:t>
      </w:r>
      <w:r w:rsidR="00CC6533">
        <w:t>was</w:t>
      </w:r>
      <w:r w:rsidR="00B44BE9">
        <w:t xml:space="preserve"> in </w:t>
      </w:r>
      <w:r w:rsidR="009C3E79">
        <w:t>January 2022, followed by February 2024, and then February 2025.</w:t>
      </w:r>
    </w:p>
    <w:p w14:paraId="6EE1F159" w14:textId="72B76A3B" w:rsidR="00CC6533" w:rsidRDefault="00423B26" w:rsidP="00CC6533">
      <w:pPr>
        <w:pStyle w:val="BTSBodyText"/>
      </w:pPr>
      <w:r>
        <w:t xml:space="preserve">Thus, the trends in </w:t>
      </w:r>
      <w:r w:rsidR="00AF1163">
        <w:t xml:space="preserve">cargo movement </w:t>
      </w:r>
      <w:r w:rsidR="00F50224">
        <w:t>are</w:t>
      </w:r>
      <w:r w:rsidR="00AF1163">
        <w:t xml:space="preserve"> more aligned with tanker transits than cargo t</w:t>
      </w:r>
      <w:r w:rsidR="00996DC9">
        <w:t>ransits.</w:t>
      </w:r>
      <w:r w:rsidR="009C3E79">
        <w:t xml:space="preserve">  </w:t>
      </w:r>
    </w:p>
    <w:p w14:paraId="2FAB20CA" w14:textId="732F167B" w:rsidR="00522BA7" w:rsidRDefault="00522BA7" w:rsidP="00522BA7">
      <w:pPr>
        <w:pStyle w:val="BTSCaption"/>
      </w:pPr>
      <w:bookmarkStart w:id="8" w:name="_Ref187415179"/>
      <w:bookmarkStart w:id="9" w:name="_Toc212043394"/>
      <w:r w:rsidRPr="00150EC2">
        <w:lastRenderedPageBreak/>
        <w:t xml:space="preserve">Figure </w:t>
      </w:r>
      <w:r>
        <w:fldChar w:fldCharType="begin"/>
      </w:r>
      <w:r>
        <w:instrText xml:space="preserve"> SEQ Figure \* ARABIC </w:instrText>
      </w:r>
      <w:r>
        <w:fldChar w:fldCharType="separate"/>
      </w:r>
      <w:r w:rsidR="00574AB0">
        <w:rPr>
          <w:noProof/>
        </w:rPr>
        <w:t>3</w:t>
      </w:r>
      <w:r>
        <w:rPr>
          <w:noProof/>
        </w:rPr>
        <w:fldChar w:fldCharType="end"/>
      </w:r>
      <w:bookmarkEnd w:id="8"/>
      <w:r w:rsidRPr="00150EC2">
        <w:t xml:space="preserve">. </w:t>
      </w:r>
      <w:r w:rsidR="00CE793B">
        <w:t xml:space="preserve"> Monthly Number of Transits by Vessel Type, January 2022 through September 2025</w:t>
      </w:r>
      <w:bookmarkEnd w:id="9"/>
    </w:p>
    <w:p w14:paraId="3E71CEB9" w14:textId="7A68D7D8" w:rsidR="003A3F74" w:rsidRPr="003A3F74" w:rsidRDefault="003A3F74" w:rsidP="00F136C1">
      <w:pPr>
        <w:pStyle w:val="BTSBodyText"/>
      </w:pPr>
      <w:r>
        <w:rPr>
          <w:noProof/>
        </w:rPr>
        <w:drawing>
          <wp:inline distT="0" distB="0" distL="0" distR="0" wp14:anchorId="232D6EE2" wp14:editId="3BAC5FAC">
            <wp:extent cx="5943600" cy="3825240"/>
            <wp:effectExtent l="0" t="0" r="0" b="3810"/>
            <wp:docPr id="1406702236" name="Chart 1">
              <a:extLst xmlns:a="http://schemas.openxmlformats.org/drawingml/2006/main">
                <a:ext uri="{FF2B5EF4-FFF2-40B4-BE49-F238E27FC236}">
                  <a16:creationId xmlns:a16="http://schemas.microsoft.com/office/drawing/2014/main" id="{42E82C26-EE1D-F11D-800B-5BD8CD05A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9CB9564" w14:textId="5E639453" w:rsidR="00F0605F" w:rsidRPr="00F0605F" w:rsidRDefault="00F0605F" w:rsidP="00F128C4">
      <w:pPr>
        <w:pStyle w:val="BTSFigure"/>
        <w:rPr>
          <w:shd w:val="clear" w:color="auto" w:fill="FFFFFF"/>
        </w:rPr>
      </w:pPr>
    </w:p>
    <w:p w14:paraId="627E3C3A" w14:textId="7C3B8ACC" w:rsidR="00A71710" w:rsidRDefault="00A71710" w:rsidP="00A71710">
      <w:pPr>
        <w:pStyle w:val="BTSNote"/>
      </w:pPr>
      <w:r w:rsidRPr="00150EC2">
        <w:t xml:space="preserve">Source: </w:t>
      </w:r>
      <w:r w:rsidR="00E20A31">
        <w:t xml:space="preserve">U.S. Department of Transportation, Bureau of Transportation Statistics, based upon data from the </w:t>
      </w:r>
      <w:r w:rsidR="004F3EC7">
        <w:t>International Monetary Fund</w:t>
      </w:r>
      <w:r w:rsidR="00AA46C6" w:rsidRPr="00150EC2">
        <w:t>. 202</w:t>
      </w:r>
      <w:r w:rsidR="004F3EC7">
        <w:t>5PortWatch</w:t>
      </w:r>
      <w:r w:rsidR="00AA46C6" w:rsidRPr="00150EC2">
        <w:t xml:space="preserve">. </w:t>
      </w:r>
      <w:r w:rsidR="00F136C1">
        <w:t>Strait</w:t>
      </w:r>
      <w:r w:rsidR="00BC731F">
        <w:t xml:space="preserve"> of Hormuz</w:t>
      </w:r>
      <w:r w:rsidR="00AA46C6" w:rsidRPr="00150EC2">
        <w:t xml:space="preserve">. Accessed </w:t>
      </w:r>
      <w:r w:rsidR="00BC731F">
        <w:t>October 21, 2025</w:t>
      </w:r>
      <w:r w:rsidR="00AA46C6" w:rsidRPr="00150EC2">
        <w:t xml:space="preserve">. </w:t>
      </w:r>
      <w:hyperlink r:id="rId21" w:history="1">
        <w:r w:rsidR="00AD5AED" w:rsidRPr="003B16B5">
          <w:rPr>
            <w:rStyle w:val="Hyperlink"/>
          </w:rPr>
          <w:t>https://portwatch.imf.org/pages/port-monitor</w:t>
        </w:r>
      </w:hyperlink>
      <w:r w:rsidR="00AA46C6" w:rsidRPr="00150EC2">
        <w:t>.</w:t>
      </w:r>
    </w:p>
    <w:p w14:paraId="5BC13129" w14:textId="77777777" w:rsidR="00AD5AED" w:rsidRDefault="00AD5AED" w:rsidP="00A71710">
      <w:pPr>
        <w:pStyle w:val="BTSNote"/>
      </w:pPr>
    </w:p>
    <w:p w14:paraId="11F419DD" w14:textId="77777777" w:rsidR="000368E6" w:rsidRDefault="000368E6" w:rsidP="00A71710">
      <w:pPr>
        <w:pStyle w:val="BTSNote"/>
      </w:pPr>
    </w:p>
    <w:p w14:paraId="5296F83E" w14:textId="74BDF171" w:rsidR="00ED7D89" w:rsidRDefault="000368E6" w:rsidP="00ED7D89">
      <w:pPr>
        <w:pStyle w:val="BTSBodyText"/>
      </w:pPr>
      <w:r w:rsidRPr="00ED7D89">
        <w:rPr>
          <w:iCs w:val="0"/>
        </w:rPr>
        <w:t xml:space="preserve">For the United States, imports via Persian Gulf ports have been </w:t>
      </w:r>
      <w:r w:rsidR="00AA6F26">
        <w:rPr>
          <w:iCs w:val="0"/>
        </w:rPr>
        <w:t>declining overall</w:t>
      </w:r>
      <w:r w:rsidRPr="00ED7D89">
        <w:rPr>
          <w:iCs w:val="0"/>
        </w:rPr>
        <w:t xml:space="preserve"> (</w:t>
      </w:r>
      <w:r>
        <w:rPr>
          <w:iCs w:val="0"/>
        </w:rPr>
        <w:fldChar w:fldCharType="begin"/>
      </w:r>
      <w:r>
        <w:rPr>
          <w:iCs w:val="0"/>
        </w:rPr>
        <w:instrText xml:space="preserve"> REF _Ref212633019 \h </w:instrText>
      </w:r>
      <w:r>
        <w:rPr>
          <w:iCs w:val="0"/>
        </w:rPr>
      </w:r>
      <w:r>
        <w:rPr>
          <w:iCs w:val="0"/>
        </w:rPr>
        <w:fldChar w:fldCharType="separate"/>
      </w:r>
      <w:r w:rsidRPr="00150EC2">
        <w:t xml:space="preserve">Figure </w:t>
      </w:r>
      <w:r>
        <w:rPr>
          <w:noProof/>
        </w:rPr>
        <w:t>4</w:t>
      </w:r>
      <w:r>
        <w:rPr>
          <w:iCs w:val="0"/>
        </w:rPr>
        <w:fldChar w:fldCharType="end"/>
      </w:r>
      <w:r w:rsidRPr="00ED7D89">
        <w:rPr>
          <w:iCs w:val="0"/>
        </w:rPr>
        <w:t xml:space="preserve"> )</w:t>
      </w:r>
      <w:r w:rsidR="00AA6F26">
        <w:rPr>
          <w:iCs w:val="0"/>
        </w:rPr>
        <w:t xml:space="preserve">.  </w:t>
      </w:r>
      <w:r w:rsidR="006D70C8">
        <w:rPr>
          <w:iCs w:val="0"/>
        </w:rPr>
        <w:t>I</w:t>
      </w:r>
      <w:r w:rsidR="00ED7D89">
        <w:t xml:space="preserve">n 2025, </w:t>
      </w:r>
      <w:r w:rsidR="00C12A04">
        <w:t>imports</w:t>
      </w:r>
      <w:r w:rsidR="00ED7D89">
        <w:t xml:space="preserve"> </w:t>
      </w:r>
      <w:r w:rsidR="004F100F">
        <w:t>were</w:t>
      </w:r>
      <w:r w:rsidR="00ED7D89">
        <w:t xml:space="preserve"> overall lower than </w:t>
      </w:r>
      <w:r w:rsidR="0042258B">
        <w:t>in previous years, with the total for January through June 2025 10 percent lower than the same period in 2024, 22 percent lower than in 2023, and 24 percent lower</w:t>
      </w:r>
      <w:r w:rsidR="00ED7D89">
        <w:t xml:space="preserve"> than in 2022</w:t>
      </w:r>
      <w:r w:rsidR="004F100F">
        <w:t>.</w:t>
      </w:r>
      <w:r w:rsidR="00ED7D89">
        <w:t xml:space="preserve">  The month with the </w:t>
      </w:r>
      <w:r w:rsidR="004F100F">
        <w:t>fewest</w:t>
      </w:r>
      <w:r w:rsidR="000E4A8C">
        <w:t xml:space="preserve"> imports was February 2024, followed by December 2024, April 2025, February 2025, and June 2025</w:t>
      </w:r>
      <w:r w:rsidR="007B2B30">
        <w:t>.</w:t>
      </w:r>
    </w:p>
    <w:p w14:paraId="39B52BD4" w14:textId="1F37A276" w:rsidR="00552ECA" w:rsidRDefault="00552ECA" w:rsidP="00552ECA">
      <w:pPr>
        <w:pStyle w:val="BTSCaption"/>
      </w:pPr>
      <w:bookmarkStart w:id="10" w:name="_Ref212633019"/>
      <w:r w:rsidRPr="00150EC2">
        <w:lastRenderedPageBreak/>
        <w:t xml:space="preserve">Figure </w:t>
      </w:r>
      <w:r>
        <w:fldChar w:fldCharType="begin"/>
      </w:r>
      <w:r>
        <w:instrText xml:space="preserve"> SEQ Figure \* ARABIC </w:instrText>
      </w:r>
      <w:r>
        <w:fldChar w:fldCharType="separate"/>
      </w:r>
      <w:r w:rsidR="00732D70">
        <w:rPr>
          <w:noProof/>
        </w:rPr>
        <w:t>4</w:t>
      </w:r>
      <w:r>
        <w:rPr>
          <w:noProof/>
        </w:rPr>
        <w:fldChar w:fldCharType="end"/>
      </w:r>
      <w:bookmarkEnd w:id="10"/>
      <w:r w:rsidRPr="00150EC2">
        <w:t xml:space="preserve">. </w:t>
      </w:r>
      <w:r>
        <w:t xml:space="preserve"> </w:t>
      </w:r>
      <w:r w:rsidR="00732D70">
        <w:t xml:space="preserve"> </w:t>
      </w:r>
      <w:r w:rsidR="00A51912">
        <w:t xml:space="preserve">U.S. </w:t>
      </w:r>
      <w:r w:rsidR="00F175F2">
        <w:t xml:space="preserve">Import Tonnage from Persian Gulf </w:t>
      </w:r>
      <w:r w:rsidR="00732D70">
        <w:t>Ports via Vessels</w:t>
      </w:r>
      <w:r>
        <w:t xml:space="preserve">, January 2022 through </w:t>
      </w:r>
      <w:r w:rsidR="00F175F2">
        <w:t xml:space="preserve">June </w:t>
      </w:r>
      <w:r>
        <w:t>2025</w:t>
      </w:r>
    </w:p>
    <w:p w14:paraId="548B0685" w14:textId="614A5E25" w:rsidR="00AD5AED" w:rsidRDefault="007B2B30" w:rsidP="00A71710">
      <w:pPr>
        <w:pStyle w:val="BTSNote"/>
      </w:pPr>
      <w:r>
        <w:rPr>
          <w:noProof/>
        </w:rPr>
        <w:drawing>
          <wp:inline distT="0" distB="0" distL="0" distR="0" wp14:anchorId="7D0AA713" wp14:editId="424C6F41">
            <wp:extent cx="5943600" cy="2635250"/>
            <wp:effectExtent l="0" t="0" r="0" b="12700"/>
            <wp:docPr id="1290525594" name="Chart 1">
              <a:extLst xmlns:a="http://schemas.openxmlformats.org/drawingml/2006/main">
                <a:ext uri="{FF2B5EF4-FFF2-40B4-BE49-F238E27FC236}">
                  <a16:creationId xmlns:a16="http://schemas.microsoft.com/office/drawing/2014/main" id="{7FD6C414-962E-31D4-C698-4E86F82F9B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FC80930" w14:textId="244FD539" w:rsidR="00732D70" w:rsidRDefault="00732D70" w:rsidP="00A71710">
      <w:pPr>
        <w:pStyle w:val="BTSNote"/>
      </w:pPr>
      <w:r>
        <w:t xml:space="preserve">Source: </w:t>
      </w:r>
      <w:r w:rsidR="00943338">
        <w:t>U.S. Department of Transportation</w:t>
      </w:r>
      <w:r w:rsidR="002E2476">
        <w:t xml:space="preserve">, Bureau of Transportation Statistics, based upon </w:t>
      </w:r>
      <w:r w:rsidR="00ED0A6D">
        <w:t>U.S</w:t>
      </w:r>
      <w:r w:rsidR="0051370C">
        <w:t xml:space="preserve">. Department of Commerce, Census Bureau, USA Trade Online, available at </w:t>
      </w:r>
      <w:hyperlink r:id="rId23" w:history="1">
        <w:r w:rsidR="00FD4526" w:rsidRPr="00B5628D">
          <w:rPr>
            <w:rStyle w:val="Hyperlink"/>
          </w:rPr>
          <w:t>www.census.gov</w:t>
        </w:r>
      </w:hyperlink>
      <w:r w:rsidR="00FD4526">
        <w:t xml:space="preserve"> </w:t>
      </w:r>
      <w:r w:rsidR="0051370C">
        <w:t>as of August 2025.</w:t>
      </w:r>
    </w:p>
    <w:p w14:paraId="042E2C3E" w14:textId="51DD05B8" w:rsidR="00DB565C" w:rsidRPr="00150EC2" w:rsidRDefault="00DB565C" w:rsidP="00085CD1">
      <w:pPr>
        <w:pStyle w:val="BTSBodyText"/>
      </w:pPr>
      <w:r w:rsidRPr="0048474D">
        <w:t xml:space="preserve"> </w:t>
      </w:r>
    </w:p>
    <w:customXmlInsRangeStart w:id="11" w:author="DiJoseph, Patricia (OST)" w:date="2025-10-30T09:47:00Z"/>
    <w:sdt>
      <w:sdtPr>
        <w:rPr>
          <w:rFonts w:asciiTheme="minorHAnsi" w:eastAsiaTheme="minorEastAsia" w:hAnsiTheme="minorHAnsi" w:cstheme="minorBidi"/>
          <w:b w:val="0"/>
          <w:sz w:val="22"/>
          <w:szCs w:val="22"/>
          <w:shd w:val="clear" w:color="auto" w:fill="auto"/>
        </w:rPr>
        <w:id w:val="-2123764377"/>
        <w:docPartObj>
          <w:docPartGallery w:val="Bibliographies"/>
          <w:docPartUnique/>
        </w:docPartObj>
      </w:sdtPr>
      <w:sdtEndPr/>
      <w:sdtContent>
        <w:customXmlInsRangeEnd w:id="11"/>
        <w:p w14:paraId="67679C21" w14:textId="60232E52" w:rsidR="00D472C6" w:rsidRDefault="00D472C6">
          <w:pPr>
            <w:pStyle w:val="Heading1"/>
            <w:rPr>
              <w:ins w:id="12" w:author="DiJoseph, Patricia (OST)" w:date="2025-10-30T09:47:00Z"/>
            </w:rPr>
          </w:pPr>
          <w:ins w:id="13" w:author="DiJoseph, Patricia (OST)" w:date="2025-10-30T09:47:00Z">
            <w:r>
              <w:t>References</w:t>
            </w:r>
          </w:ins>
        </w:p>
        <w:customXmlInsRangeStart w:id="14" w:author="DiJoseph, Patricia (OST)" w:date="2025-10-30T09:47:00Z"/>
        <w:sdt>
          <w:sdtPr>
            <w:id w:val="-573587230"/>
            <w:bibliography/>
          </w:sdtPr>
          <w:sdtEndPr/>
          <w:sdtContent>
            <w:customXmlInsRangeEnd w:id="14"/>
            <w:p w14:paraId="4B99E71D" w14:textId="77777777" w:rsidR="00D472C6" w:rsidRDefault="00D472C6" w:rsidP="00D472C6">
              <w:pPr>
                <w:pStyle w:val="Bibliography"/>
                <w:ind w:left="720" w:hanging="720"/>
                <w:rPr>
                  <w:noProof/>
                  <w:sz w:val="24"/>
                  <w:szCs w:val="24"/>
                </w:rPr>
              </w:pPr>
              <w:ins w:id="15" w:author="DiJoseph, Patricia (OST)" w:date="2025-10-30T09:47:00Z">
                <w:r>
                  <w:fldChar w:fldCharType="begin"/>
                </w:r>
                <w:r>
                  <w:instrText xml:space="preserve"> BIBLIOGRAPHY </w:instrText>
                </w:r>
                <w:r>
                  <w:fldChar w:fldCharType="separate"/>
                </w:r>
              </w:ins>
              <w:r>
                <w:rPr>
                  <w:noProof/>
                </w:rPr>
                <w:t xml:space="preserve">Brown, P., O'Rourke, R., Ratner, M., Rosen, L. W., &amp; Thomas, C. (2025). </w:t>
              </w:r>
              <w:r>
                <w:rPr>
                  <w:i/>
                  <w:iCs/>
                  <w:noProof/>
                </w:rPr>
                <w:t>Iran Conflict and the Strait of Hormuz, Oil and Gas Market Impacts.</w:t>
              </w:r>
              <w:r>
                <w:rPr>
                  <w:noProof/>
                </w:rPr>
                <w:t xml:space="preserve"> Washington, D.C.: Library of Congress.</w:t>
              </w:r>
            </w:p>
            <w:p w14:paraId="6A442BD5" w14:textId="77777777" w:rsidR="00D472C6" w:rsidRDefault="00D472C6" w:rsidP="00D472C6">
              <w:pPr>
                <w:pStyle w:val="Bibliography"/>
                <w:ind w:left="720" w:hanging="720"/>
                <w:rPr>
                  <w:noProof/>
                </w:rPr>
              </w:pPr>
              <w:r>
                <w:rPr>
                  <w:noProof/>
                </w:rPr>
                <w:t xml:space="preserve">IMF. (2025, October 21). </w:t>
              </w:r>
              <w:r>
                <w:rPr>
                  <w:i/>
                  <w:iCs/>
                  <w:noProof/>
                </w:rPr>
                <w:t>PortWatch</w:t>
              </w:r>
              <w:r>
                <w:rPr>
                  <w:noProof/>
                </w:rPr>
                <w:t>. Retrieved from Strait of Hormuz: https://portwatch.imf.org/</w:t>
              </w:r>
            </w:p>
            <w:p w14:paraId="54528496" w14:textId="77777777" w:rsidR="00D472C6" w:rsidRDefault="00D472C6" w:rsidP="00D472C6">
              <w:pPr>
                <w:pStyle w:val="Bibliography"/>
                <w:ind w:left="720" w:hanging="720"/>
                <w:rPr>
                  <w:noProof/>
                </w:rPr>
              </w:pPr>
              <w:r>
                <w:rPr>
                  <w:noProof/>
                </w:rPr>
                <w:t xml:space="preserve">Navigation and Civil Works Decision Support Center. (2021). </w:t>
              </w:r>
              <w:r>
                <w:rPr>
                  <w:i/>
                  <w:iCs/>
                  <w:noProof/>
                </w:rPr>
                <w:t>The U.S. Coastal and Inland Navigation System 2021 Transportation Facts &amp; Information.</w:t>
              </w:r>
              <w:r>
                <w:rPr>
                  <w:noProof/>
                </w:rPr>
                <w:t xml:space="preserve"> U.S. Army Corps of Engineers.</w:t>
              </w:r>
            </w:p>
            <w:p w14:paraId="7CB55225" w14:textId="77777777" w:rsidR="00D472C6" w:rsidRDefault="00D472C6" w:rsidP="00D472C6">
              <w:pPr>
                <w:pStyle w:val="Bibliography"/>
                <w:ind w:left="720" w:hanging="720"/>
                <w:rPr>
                  <w:noProof/>
                </w:rPr>
              </w:pPr>
              <w:r>
                <w:rPr>
                  <w:noProof/>
                </w:rPr>
                <w:t xml:space="preserve">U.S. Energy Information Administration. (2012, January 4). </w:t>
              </w:r>
              <w:r>
                <w:rPr>
                  <w:i/>
                  <w:iCs/>
                  <w:noProof/>
                </w:rPr>
                <w:t>The Straight of Hormuz is the world's most important oil transit chokepoint</w:t>
              </w:r>
              <w:r>
                <w:rPr>
                  <w:noProof/>
                </w:rPr>
                <w:t>. Retrieved October 22, 2025, from https://www.eia.gov/todayinenergy/detail.php?id=4430</w:t>
              </w:r>
            </w:p>
            <w:p w14:paraId="0CDD9B7F" w14:textId="3058F7B2" w:rsidR="00D472C6" w:rsidRDefault="00D472C6" w:rsidP="00D472C6">
              <w:pPr>
                <w:rPr>
                  <w:ins w:id="16" w:author="DiJoseph, Patricia (OST)" w:date="2025-10-30T09:47:00Z"/>
                </w:rPr>
              </w:pPr>
              <w:ins w:id="17" w:author="DiJoseph, Patricia (OST)" w:date="2025-10-30T09:47:00Z">
                <w:r>
                  <w:rPr>
                    <w:b/>
                    <w:bCs/>
                    <w:noProof/>
                  </w:rPr>
                  <w:fldChar w:fldCharType="end"/>
                </w:r>
              </w:ins>
            </w:p>
            <w:customXmlInsRangeStart w:id="18" w:author="DiJoseph, Patricia (OST)" w:date="2025-10-30T09:47:00Z"/>
          </w:sdtContent>
        </w:sdt>
        <w:customXmlInsRangeEnd w:id="18"/>
        <w:customXmlInsRangeStart w:id="19" w:author="DiJoseph, Patricia (OST)" w:date="2025-10-30T09:47:00Z"/>
      </w:sdtContent>
    </w:sdt>
    <w:customXmlInsRangeEnd w:id="19"/>
    <w:p w14:paraId="2AD8EDE6" w14:textId="65682256" w:rsidR="001F6F3A" w:rsidRPr="00150EC2" w:rsidRDefault="001F6F3A" w:rsidP="00DB565C">
      <w:pPr>
        <w:pStyle w:val="BTSHeading1Multi"/>
        <w:keepLines/>
        <w:numPr>
          <w:ilvl w:val="0"/>
          <w:numId w:val="0"/>
        </w:numPr>
        <w:ind w:left="1404"/>
      </w:pPr>
    </w:p>
    <w:p w14:paraId="31079A5D" w14:textId="77777777" w:rsidR="0078307D" w:rsidRPr="0078307D" w:rsidRDefault="0078307D" w:rsidP="0078307D">
      <w:pPr>
        <w:pStyle w:val="BTSBodyText"/>
      </w:pPr>
      <w:bookmarkStart w:id="20" w:name="AppendixB"/>
      <w:bookmarkEnd w:id="20"/>
    </w:p>
    <w:sectPr w:rsidR="0078307D" w:rsidRPr="0078307D" w:rsidSect="00B141BD">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034F2" w14:textId="77777777" w:rsidR="00DC32C3" w:rsidRDefault="00DC32C3" w:rsidP="00264AA7">
      <w:pPr>
        <w:spacing w:after="0" w:line="240" w:lineRule="auto"/>
      </w:pPr>
      <w:r>
        <w:separator/>
      </w:r>
    </w:p>
    <w:p w14:paraId="557C12E9" w14:textId="77777777" w:rsidR="00DC32C3" w:rsidRDefault="00DC32C3"/>
  </w:endnote>
  <w:endnote w:type="continuationSeparator" w:id="0">
    <w:p w14:paraId="3A79235F" w14:textId="77777777" w:rsidR="00DC32C3" w:rsidRDefault="00DC32C3" w:rsidP="00264AA7">
      <w:pPr>
        <w:spacing w:after="0" w:line="240" w:lineRule="auto"/>
      </w:pPr>
      <w:r>
        <w:continuationSeparator/>
      </w:r>
    </w:p>
    <w:p w14:paraId="544ECACD" w14:textId="77777777" w:rsidR="00DC32C3" w:rsidRDefault="00DC32C3"/>
  </w:endnote>
  <w:endnote w:type="continuationNotice" w:id="1">
    <w:p w14:paraId="081B2A42" w14:textId="77777777" w:rsidR="00DC32C3" w:rsidRDefault="00DC32C3">
      <w:pPr>
        <w:spacing w:after="0" w:line="240" w:lineRule="auto"/>
      </w:pPr>
    </w:p>
    <w:p w14:paraId="1530E78B" w14:textId="77777777" w:rsidR="00DC32C3" w:rsidRDefault="00DC3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371F31D5-8C1B-4AD4-B9AC-CFB02816315E}"/>
    <w:embedBold r:id="rId2" w:fontKey="{B1C5F112-43A0-4D00-91EC-75CF9DFB31CD}"/>
    <w:embedItalic r:id="rId3" w:fontKey="{50C8647B-5CF2-4DF7-8043-D2B7CE8EEC3F}"/>
    <w:embedBoldItalic r:id="rId4" w:fontKey="{C27CC106-990D-47F3-BB86-F008094158F2}"/>
  </w:font>
  <w:font w:name="Calibri">
    <w:panose1 w:val="020F0502020204030204"/>
    <w:charset w:val="00"/>
    <w:family w:val="swiss"/>
    <w:pitch w:val="variable"/>
    <w:sig w:usb0="E4002EFF" w:usb1="C200247B" w:usb2="00000009" w:usb3="00000000" w:csb0="000001FF" w:csb1="00000000"/>
    <w:embedRegular r:id="rId5" w:fontKey="{BED1DF20-BBE7-414E-AABA-AD8320FAE0DA}"/>
    <w:embedBold r:id="rId6" w:fontKey="{352BE40E-55BD-437D-AA98-692D62344BD7}"/>
    <w:embedItalic r:id="rId7" w:fontKey="{D686A713-6768-46B9-804C-0405CA97753F}"/>
    <w:embedBoldItalic r:id="rId8" w:fontKey="{E007F485-3AED-4D03-8F07-FEE17A9C838C}"/>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9" w:subsetted="1" w:fontKey="{28D58E79-23D2-4986-8CD7-8D23E878FE52}"/>
    <w:embedBold r:id="rId10" w:subsetted="1" w:fontKey="{A40C87E4-E9ED-4C60-BCAF-836ADA23D0EE}"/>
  </w:font>
  <w:font w:name="Myanmar Text">
    <w:panose1 w:val="020B0502040204020203"/>
    <w:charset w:val="00"/>
    <w:family w:val="swiss"/>
    <w:pitch w:val="variable"/>
    <w:sig w:usb0="80000003" w:usb1="00000000" w:usb2="00000400" w:usb3="00000000" w:csb0="00000001" w:csb1="00000000"/>
    <w:embedRegular r:id="rId11" w:fontKey="{C0A0201A-4029-42BC-9E7F-40383EC80858}"/>
  </w:font>
  <w:font w:name="Source Sans Pro">
    <w:charset w:val="00"/>
    <w:family w:val="swiss"/>
    <w:pitch w:val="variable"/>
    <w:sig w:usb0="600002F7" w:usb1="02000001" w:usb2="00000000" w:usb3="00000000" w:csb0="0000019F" w:csb1="00000000"/>
  </w:font>
  <w:font w:name="Sabon Next LT">
    <w:charset w:val="00"/>
    <w:family w:val="auto"/>
    <w:pitch w:val="variable"/>
    <w:sig w:usb0="A11526FF" w:usb1="D000000B" w:usb2="00010000" w:usb3="00000000" w:csb0="0000019F" w:csb1="00000000"/>
  </w:font>
  <w:font w:name="Arial (Body CS)">
    <w:altName w:val="Arial"/>
    <w:charset w:val="00"/>
    <w:family w:val="roman"/>
    <w:pitch w:val="default"/>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396525"/>
      <w:docPartObj>
        <w:docPartGallery w:val="Page Numbers (Bottom of Page)"/>
        <w:docPartUnique/>
      </w:docPartObj>
    </w:sdtPr>
    <w:sdtEndPr/>
    <w:sdtContent>
      <w:p w14:paraId="1907FB70" w14:textId="464E1365" w:rsidR="00B21F35" w:rsidRDefault="008302F4" w:rsidP="00F33A77">
        <w:pPr>
          <w:pStyle w:val="BTSPageNumber"/>
        </w:pPr>
        <w:r>
          <w:t>Port Performance Freight Statistics: 2025 Annual Report</w:t>
        </w:r>
        <w:r w:rsidR="00B21F35">
          <w:t xml:space="preserve"> | </w:t>
        </w:r>
        <w:r w:rsidR="00B21F35">
          <w:fldChar w:fldCharType="begin"/>
        </w:r>
        <w:r w:rsidR="00B21F35">
          <w:instrText xml:space="preserve"> PAGE  \* roman  \* MERGEFORMAT </w:instrText>
        </w:r>
        <w:r w:rsidR="00B21F35">
          <w:fldChar w:fldCharType="separate"/>
        </w:r>
        <w:r w:rsidR="00B21F35">
          <w:rPr>
            <w:noProof/>
          </w:rPr>
          <w:t>i</w:t>
        </w:r>
        <w:r w:rsidR="00B21F35">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4058574"/>
      <w:docPartObj>
        <w:docPartGallery w:val="Page Numbers (Bottom of Page)"/>
        <w:docPartUnique/>
      </w:docPartObj>
    </w:sdtPr>
    <w:sdtEndPr/>
    <w:sdtContent>
      <w:p w14:paraId="4123EAB0" w14:textId="337A9F9B" w:rsidR="00B21F35" w:rsidRDefault="008302F4" w:rsidP="00F33A77">
        <w:pPr>
          <w:pStyle w:val="BTSPageNumber"/>
        </w:pPr>
        <w:r>
          <w:t>Port Performance Freight Statistics: 2025 Annual Report</w:t>
        </w:r>
        <w:r w:rsidR="00B21F35">
          <w:t xml:space="preserve"> | </w:t>
        </w:r>
        <w:r w:rsidR="00B21F35">
          <w:fldChar w:fldCharType="begin"/>
        </w:r>
        <w:r w:rsidR="00B21F35">
          <w:instrText xml:space="preserve"> PAGE  \* Arabic  \* MERGEFORMAT </w:instrText>
        </w:r>
        <w:r w:rsidR="00B21F35">
          <w:fldChar w:fldCharType="separate"/>
        </w:r>
        <w:r w:rsidR="00B21F35">
          <w:rPr>
            <w:noProof/>
          </w:rPr>
          <w:t>1</w:t>
        </w:r>
        <w:r w:rsidR="00B21F35">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A990F" w14:textId="77777777" w:rsidR="00DC32C3" w:rsidRDefault="00DC32C3" w:rsidP="00264AA7">
      <w:pPr>
        <w:spacing w:after="0" w:line="240" w:lineRule="auto"/>
      </w:pPr>
      <w:r>
        <w:separator/>
      </w:r>
    </w:p>
    <w:p w14:paraId="1F2E9FFB" w14:textId="77777777" w:rsidR="00DC32C3" w:rsidRDefault="00DC32C3"/>
  </w:footnote>
  <w:footnote w:type="continuationSeparator" w:id="0">
    <w:p w14:paraId="7CD505DB" w14:textId="77777777" w:rsidR="00DC32C3" w:rsidRDefault="00DC32C3" w:rsidP="00264AA7">
      <w:pPr>
        <w:spacing w:after="0" w:line="240" w:lineRule="auto"/>
      </w:pPr>
      <w:r>
        <w:continuationSeparator/>
      </w:r>
    </w:p>
    <w:p w14:paraId="134E9C52" w14:textId="77777777" w:rsidR="00DC32C3" w:rsidRDefault="00DC32C3"/>
  </w:footnote>
  <w:footnote w:type="continuationNotice" w:id="1">
    <w:p w14:paraId="3F949C41" w14:textId="77777777" w:rsidR="00DC32C3" w:rsidRDefault="00DC32C3">
      <w:pPr>
        <w:spacing w:after="0" w:line="240" w:lineRule="auto"/>
      </w:pPr>
    </w:p>
    <w:p w14:paraId="433B39DD" w14:textId="77777777" w:rsidR="00DC32C3" w:rsidRDefault="00DC32C3"/>
  </w:footnote>
  <w:footnote w:id="2">
    <w:p w14:paraId="4C8CDFD3" w14:textId="3F084B05" w:rsidR="00BB1302" w:rsidRDefault="00BB1302">
      <w:pPr>
        <w:pStyle w:val="FootnoteText"/>
      </w:pPr>
      <w:r>
        <w:rPr>
          <w:rStyle w:val="FootnoteReference"/>
        </w:rPr>
        <w:footnoteRef/>
      </w:r>
      <w:r>
        <w:t xml:space="preserve"> </w:t>
      </w:r>
      <w:r w:rsidR="0068068E">
        <w:t xml:space="preserve">Saudi Arabia has ports both on the Persian Gulf and the Red Sea.  </w:t>
      </w:r>
      <w:r w:rsidR="00ED5747">
        <w:t xml:space="preserve">Persian Gulf ports accounted for 77 percent of exports and Red Sea ports accounted for 23 percent of exports in </w:t>
      </w:r>
      <w:r w:rsidR="001E4A2D">
        <w:t>November 2024 through October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8E75" w14:textId="77777777" w:rsidR="00B21F35" w:rsidRDefault="00B21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146F" w14:textId="77777777" w:rsidR="00B21F35" w:rsidRDefault="00B21F3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6C3FD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8763F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7DA960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54AAF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3B2EF4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1E835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9EA6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42AD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0C7A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0490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42462"/>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BD2357A"/>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B8007C"/>
    <w:multiLevelType w:val="multilevel"/>
    <w:tmpl w:val="91CE220C"/>
    <w:lvl w:ilvl="0">
      <w:start w:val="1"/>
      <w:numFmt w:val="upperLetter"/>
      <w:pStyle w:val="BTSChapterAppendixMutli"/>
      <w:suff w:val="space"/>
      <w:lvlText w:val="Appendix %1."/>
      <w:lvlJc w:val="left"/>
      <w:pPr>
        <w:ind w:left="16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99F399E"/>
    <w:multiLevelType w:val="multilevel"/>
    <w:tmpl w:val="A3DA5E54"/>
    <w:lvl w:ilvl="0">
      <w:start w:val="1"/>
      <w:numFmt w:val="bullet"/>
      <w:pStyle w:val="BTSListBullet1Multi"/>
      <w:lvlText w:val=""/>
      <w:lvlJc w:val="left"/>
      <w:pPr>
        <w:ind w:left="720" w:hanging="360"/>
      </w:pPr>
      <w:rPr>
        <w:rFonts w:ascii="Symbol" w:hAnsi="Symbol" w:hint="default"/>
      </w:rPr>
    </w:lvl>
    <w:lvl w:ilvl="1">
      <w:start w:val="1"/>
      <w:numFmt w:val="bullet"/>
      <w:pStyle w:val="BTSListBullet2Multi"/>
      <w:lvlText w:val="o"/>
      <w:lvlJc w:val="left"/>
      <w:pPr>
        <w:ind w:left="1080" w:hanging="360"/>
      </w:pPr>
      <w:rPr>
        <w:rFonts w:ascii="Courier New" w:hAnsi="Courier New" w:hint="default"/>
      </w:rPr>
    </w:lvl>
    <w:lvl w:ilvl="2">
      <w:start w:val="1"/>
      <w:numFmt w:val="bullet"/>
      <w:pStyle w:val="BTSListBullet3Multi"/>
      <w:lvlText w:val=""/>
      <w:lvlJc w:val="left"/>
      <w:pPr>
        <w:ind w:left="1440" w:hanging="360"/>
      </w:pPr>
      <w:rPr>
        <w:rFonts w:ascii="Wingdings" w:hAnsi="Wingdings" w:hint="default"/>
      </w:rPr>
    </w:lvl>
    <w:lvl w:ilvl="3">
      <w:start w:val="1"/>
      <w:numFmt w:val="bullet"/>
      <w:pStyle w:val="BTSListBullet4Multi"/>
      <w:lvlText w:val=""/>
      <w:lvlJc w:val="left"/>
      <w:pPr>
        <w:ind w:left="180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39CB596C"/>
    <w:multiLevelType w:val="multilevel"/>
    <w:tmpl w:val="ED546B86"/>
    <w:styleLink w:val="Bulleted"/>
    <w:lvl w:ilvl="0">
      <w:start w:val="1"/>
      <w:numFmt w:val="bullet"/>
      <w:lvlText w:val=""/>
      <w:lvlJc w:val="left"/>
      <w:pPr>
        <w:tabs>
          <w:tab w:val="num" w:pos="360"/>
        </w:tabs>
        <w:ind w:left="360" w:hanging="360"/>
      </w:pPr>
      <w:rPr>
        <w:rFonts w:ascii="Symbol" w:hAnsi="Symbol" w:hint="default"/>
      </w:rPr>
    </w:lvl>
    <w:lvl w:ilvl="1">
      <w:start w:val="1"/>
      <w:numFmt w:val="bullet"/>
      <w:lvlRestart w:val="0"/>
      <w:lvlText w:val="o"/>
      <w:lvlJc w:val="left"/>
      <w:pPr>
        <w:tabs>
          <w:tab w:val="num" w:pos="720"/>
        </w:tabs>
        <w:ind w:left="720" w:hanging="360"/>
      </w:pPr>
      <w:rPr>
        <w:rFonts w:ascii="Courier New" w:hAnsi="Courier New" w:hint="default"/>
      </w:rPr>
    </w:lvl>
    <w:lvl w:ilvl="2">
      <w:start w:val="1"/>
      <w:numFmt w:val="bullet"/>
      <w:lvlRestart w:val="0"/>
      <w:lvlText w:val=""/>
      <w:lvlJc w:val="left"/>
      <w:pPr>
        <w:tabs>
          <w:tab w:val="num" w:pos="1080"/>
        </w:tabs>
        <w:ind w:left="1080" w:hanging="360"/>
      </w:pPr>
      <w:rPr>
        <w:rFonts w:ascii="Wingdings" w:hAnsi="Wingdings" w:hint="default"/>
      </w:rPr>
    </w:lvl>
    <w:lvl w:ilvl="3">
      <w:start w:val="1"/>
      <w:numFmt w:val="bullet"/>
      <w:lvlText w:val="o"/>
      <w:lvlJc w:val="left"/>
      <w:pPr>
        <w:tabs>
          <w:tab w:val="num" w:pos="1440"/>
        </w:tabs>
        <w:ind w:left="1440" w:hanging="360"/>
      </w:pPr>
      <w:rPr>
        <w:rFonts w:ascii="Courier New" w:hAnsi="Courier New" w:hint="default"/>
      </w:rPr>
    </w:lvl>
    <w:lvl w:ilvl="4">
      <w:start w:val="1"/>
      <w:numFmt w:val="bullet"/>
      <w:lvlText w:val=""/>
      <w:lvlJc w:val="left"/>
      <w:pPr>
        <w:tabs>
          <w:tab w:val="num" w:pos="1800"/>
        </w:tabs>
        <w:ind w:left="1800" w:hanging="360"/>
      </w:pPr>
      <w:rPr>
        <w:rFonts w:ascii="Symbol" w:hAnsi="Symbol" w:hint="default"/>
        <w:sz w:val="16"/>
        <w:szCs w:val="16"/>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618286F"/>
    <w:multiLevelType w:val="multilevel"/>
    <w:tmpl w:val="BAB8C290"/>
    <w:lvl w:ilvl="0">
      <w:start w:val="1"/>
      <w:numFmt w:val="decimal"/>
      <w:pStyle w:val="BTSListNumber1Multi"/>
      <w:lvlText w:val="%1."/>
      <w:lvlJc w:val="left"/>
      <w:pPr>
        <w:ind w:left="720" w:hanging="360"/>
      </w:pPr>
      <w:rPr>
        <w:rFonts w:hint="default"/>
      </w:rPr>
    </w:lvl>
    <w:lvl w:ilvl="1">
      <w:start w:val="1"/>
      <w:numFmt w:val="upperLetter"/>
      <w:pStyle w:val="BTSListNumber2Multi"/>
      <w:lvlText w:val="%2."/>
      <w:lvlJc w:val="left"/>
      <w:pPr>
        <w:ind w:left="1080" w:hanging="360"/>
      </w:pPr>
      <w:rPr>
        <w:rFonts w:hint="default"/>
        <w:b w:val="0"/>
        <w:bCs w:val="0"/>
      </w:rPr>
    </w:lvl>
    <w:lvl w:ilvl="2">
      <w:start w:val="1"/>
      <w:numFmt w:val="lowerRoman"/>
      <w:pStyle w:val="BTSListNumber3Multi"/>
      <w:lvlText w:val="%3."/>
      <w:lvlJc w:val="left"/>
      <w:pPr>
        <w:ind w:left="1440" w:hanging="360"/>
      </w:pPr>
      <w:rPr>
        <w:rFonts w:ascii="Arial" w:hAnsi="Arial" w:hint="default"/>
        <w:b w:val="0"/>
        <w:i w:val="0"/>
        <w:sz w:val="22"/>
      </w:rPr>
    </w:lvl>
    <w:lvl w:ilvl="3">
      <w:start w:val="1"/>
      <w:numFmt w:val="lowerLetter"/>
      <w:pStyle w:val="BTSListNumber4Multi"/>
      <w:lvlText w:val="%4."/>
      <w:lvlJc w:val="left"/>
      <w:pPr>
        <w:ind w:left="180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DB06D75"/>
    <w:multiLevelType w:val="multilevel"/>
    <w:tmpl w:val="5D32E48C"/>
    <w:lvl w:ilvl="0">
      <w:start w:val="4"/>
      <w:numFmt w:val="decimal"/>
      <w:pStyle w:val="BTSChapterNumberedMulti"/>
      <w:lvlText w:val="Chapter %1."/>
      <w:lvlJc w:val="left"/>
      <w:pPr>
        <w:ind w:left="1224" w:hanging="1224"/>
      </w:pPr>
      <w:rPr>
        <w:rFonts w:hint="default"/>
      </w:rPr>
    </w:lvl>
    <w:lvl w:ilvl="1">
      <w:start w:val="1"/>
      <w:numFmt w:val="decimal"/>
      <w:pStyle w:val="BTSHeading1Multi"/>
      <w:suff w:val="space"/>
      <w:lvlText w:val="%1.%2."/>
      <w:lvlJc w:val="left"/>
      <w:pPr>
        <w:ind w:left="1854" w:hanging="1224"/>
      </w:pPr>
      <w:rPr>
        <w:rFonts w:hint="default"/>
      </w:rPr>
    </w:lvl>
    <w:lvl w:ilvl="2">
      <w:start w:val="1"/>
      <w:numFmt w:val="decimal"/>
      <w:pStyle w:val="BTSHeading2Multi"/>
      <w:suff w:val="space"/>
      <w:lvlText w:val="%1.%2.%3."/>
      <w:lvlJc w:val="left"/>
      <w:pPr>
        <w:ind w:left="1224" w:hanging="1224"/>
      </w:pPr>
      <w:rPr>
        <w:rFonts w:hint="default"/>
      </w:rPr>
    </w:lvl>
    <w:lvl w:ilvl="3">
      <w:start w:val="1"/>
      <w:numFmt w:val="decimal"/>
      <w:pStyle w:val="BTSHeading3Multi"/>
      <w:suff w:val="space"/>
      <w:lvlText w:val="%1.%2.%3.%4."/>
      <w:lvlJc w:val="left"/>
      <w:pPr>
        <w:ind w:left="1224" w:hanging="1224"/>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9430054"/>
    <w:multiLevelType w:val="multilevel"/>
    <w:tmpl w:val="D542BBF2"/>
    <w:lvl w:ilvl="0">
      <w:start w:val="1"/>
      <w:numFmt w:val="decimal"/>
      <w:pStyle w:val="BTSTableListNumber1Multi"/>
      <w:lvlText w:val="%1."/>
      <w:lvlJc w:val="left"/>
      <w:pPr>
        <w:ind w:left="288" w:hanging="288"/>
      </w:pPr>
      <w:rPr>
        <w:rFonts w:hint="default"/>
      </w:rPr>
    </w:lvl>
    <w:lvl w:ilvl="1">
      <w:start w:val="1"/>
      <w:numFmt w:val="upperLetter"/>
      <w:pStyle w:val="BTSTableListNumber2Multi"/>
      <w:lvlText w:val="%2."/>
      <w:lvlJc w:val="left"/>
      <w:pPr>
        <w:ind w:left="576" w:hanging="288"/>
      </w:pPr>
      <w:rPr>
        <w:rFonts w:hint="default"/>
      </w:rPr>
    </w:lvl>
    <w:lvl w:ilvl="2">
      <w:start w:val="1"/>
      <w:numFmt w:val="lowerRoman"/>
      <w:pStyle w:val="BTSTableListNumber3Multi"/>
      <w:lvlText w:val="%3."/>
      <w:lvlJc w:val="left"/>
      <w:pPr>
        <w:ind w:left="864" w:hanging="28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754F15FF"/>
    <w:multiLevelType w:val="multilevel"/>
    <w:tmpl w:val="58B80866"/>
    <w:lvl w:ilvl="0">
      <w:start w:val="1"/>
      <w:numFmt w:val="bullet"/>
      <w:pStyle w:val="BTSTableListBullet1Multi"/>
      <w:lvlText w:val=""/>
      <w:lvlJc w:val="left"/>
      <w:pPr>
        <w:ind w:left="288" w:hanging="288"/>
      </w:pPr>
      <w:rPr>
        <w:rFonts w:ascii="Symbol" w:hAnsi="Symbol" w:hint="default"/>
      </w:rPr>
    </w:lvl>
    <w:lvl w:ilvl="1">
      <w:start w:val="1"/>
      <w:numFmt w:val="bullet"/>
      <w:pStyle w:val="BTSTableListBullet2Multi"/>
      <w:lvlText w:val="o"/>
      <w:lvlJc w:val="left"/>
      <w:pPr>
        <w:ind w:left="576" w:hanging="288"/>
      </w:pPr>
      <w:rPr>
        <w:rFonts w:ascii="Courier New" w:hAnsi="Courier New" w:hint="default"/>
      </w:rPr>
    </w:lvl>
    <w:lvl w:ilvl="2">
      <w:start w:val="1"/>
      <w:numFmt w:val="bullet"/>
      <w:pStyle w:val="BTSTableListBullet3Multi"/>
      <w:lvlText w:val=""/>
      <w:lvlJc w:val="left"/>
      <w:pPr>
        <w:ind w:left="864" w:hanging="28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57023518">
    <w:abstractNumId w:val="13"/>
  </w:num>
  <w:num w:numId="2" w16cid:durableId="1077753191">
    <w:abstractNumId w:val="18"/>
  </w:num>
  <w:num w:numId="3" w16cid:durableId="1622179449">
    <w:abstractNumId w:val="12"/>
  </w:num>
  <w:num w:numId="4" w16cid:durableId="716392565">
    <w:abstractNumId w:val="16"/>
  </w:num>
  <w:num w:numId="5" w16cid:durableId="484317189">
    <w:abstractNumId w:val="14"/>
  </w:num>
  <w:num w:numId="6" w16cid:durableId="353458251">
    <w:abstractNumId w:val="11"/>
  </w:num>
  <w:num w:numId="7" w16cid:durableId="1458328764">
    <w:abstractNumId w:val="10"/>
  </w:num>
  <w:num w:numId="8" w16cid:durableId="1214848020">
    <w:abstractNumId w:val="17"/>
  </w:num>
  <w:num w:numId="9" w16cid:durableId="617562577">
    <w:abstractNumId w:val="15"/>
  </w:num>
  <w:num w:numId="10" w16cid:durableId="3326890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04899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1345635">
    <w:abstractNumId w:val="9"/>
  </w:num>
  <w:num w:numId="13" w16cid:durableId="1224218178">
    <w:abstractNumId w:val="7"/>
  </w:num>
  <w:num w:numId="14" w16cid:durableId="621234488">
    <w:abstractNumId w:val="6"/>
  </w:num>
  <w:num w:numId="15" w16cid:durableId="596061946">
    <w:abstractNumId w:val="5"/>
  </w:num>
  <w:num w:numId="16" w16cid:durableId="1820148201">
    <w:abstractNumId w:val="4"/>
  </w:num>
  <w:num w:numId="17" w16cid:durableId="1719665297">
    <w:abstractNumId w:val="8"/>
  </w:num>
  <w:num w:numId="18" w16cid:durableId="460222889">
    <w:abstractNumId w:val="3"/>
  </w:num>
  <w:num w:numId="19" w16cid:durableId="831602017">
    <w:abstractNumId w:val="2"/>
  </w:num>
  <w:num w:numId="20" w16cid:durableId="535697097">
    <w:abstractNumId w:val="1"/>
  </w:num>
  <w:num w:numId="21" w16cid:durableId="762535344">
    <w:abstractNumId w:val="0"/>
  </w:num>
  <w:num w:numId="22" w16cid:durableId="193659370">
    <w:abstractNumId w:val="15"/>
    <w:lvlOverride w:ilvl="0">
      <w:startOverride w:val="1"/>
    </w:lvlOverride>
  </w:num>
  <w:num w:numId="23" w16cid:durableId="10084095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00903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2844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Joseph, Patricia (OST)">
    <w15:presenceInfo w15:providerId="AD" w15:userId="S::patricia.dijoseph@ad.dot.gov::8591aec8-dcbd-4968-b4ce-1859ad9fe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trackRevisions/>
  <w:defaultTabStop w:val="720"/>
  <w:defaultTableStyle w:val="BTSTextual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A7"/>
    <w:rsid w:val="0000019B"/>
    <w:rsid w:val="00000570"/>
    <w:rsid w:val="00000ABD"/>
    <w:rsid w:val="00000ECA"/>
    <w:rsid w:val="000013AA"/>
    <w:rsid w:val="00001981"/>
    <w:rsid w:val="00002BC2"/>
    <w:rsid w:val="000038EE"/>
    <w:rsid w:val="0000437D"/>
    <w:rsid w:val="00004869"/>
    <w:rsid w:val="0000597A"/>
    <w:rsid w:val="00005B94"/>
    <w:rsid w:val="00006A2E"/>
    <w:rsid w:val="00007168"/>
    <w:rsid w:val="00007F2E"/>
    <w:rsid w:val="000108E6"/>
    <w:rsid w:val="00010CB6"/>
    <w:rsid w:val="00010CFC"/>
    <w:rsid w:val="00010DA8"/>
    <w:rsid w:val="00010F4E"/>
    <w:rsid w:val="00011D8C"/>
    <w:rsid w:val="00012EDC"/>
    <w:rsid w:val="00013338"/>
    <w:rsid w:val="0001340E"/>
    <w:rsid w:val="00013E93"/>
    <w:rsid w:val="000142F4"/>
    <w:rsid w:val="00014405"/>
    <w:rsid w:val="000149E8"/>
    <w:rsid w:val="00014DF5"/>
    <w:rsid w:val="0001531A"/>
    <w:rsid w:val="0001584D"/>
    <w:rsid w:val="000161E7"/>
    <w:rsid w:val="0001651C"/>
    <w:rsid w:val="00017445"/>
    <w:rsid w:val="00017C84"/>
    <w:rsid w:val="00017D72"/>
    <w:rsid w:val="000200BD"/>
    <w:rsid w:val="0002035B"/>
    <w:rsid w:val="000212EA"/>
    <w:rsid w:val="00021929"/>
    <w:rsid w:val="000219D1"/>
    <w:rsid w:val="00021D35"/>
    <w:rsid w:val="00022AE7"/>
    <w:rsid w:val="00023183"/>
    <w:rsid w:val="00024071"/>
    <w:rsid w:val="00024491"/>
    <w:rsid w:val="00025019"/>
    <w:rsid w:val="00025730"/>
    <w:rsid w:val="000257E8"/>
    <w:rsid w:val="00025966"/>
    <w:rsid w:val="00025A82"/>
    <w:rsid w:val="00025B34"/>
    <w:rsid w:val="00026142"/>
    <w:rsid w:val="0002630E"/>
    <w:rsid w:val="00026614"/>
    <w:rsid w:val="00026A52"/>
    <w:rsid w:val="00026F03"/>
    <w:rsid w:val="000271FE"/>
    <w:rsid w:val="00030DE5"/>
    <w:rsid w:val="000312DE"/>
    <w:rsid w:val="00031974"/>
    <w:rsid w:val="00032065"/>
    <w:rsid w:val="0003218A"/>
    <w:rsid w:val="0003233E"/>
    <w:rsid w:val="00032630"/>
    <w:rsid w:val="00032DC1"/>
    <w:rsid w:val="000334EA"/>
    <w:rsid w:val="00033835"/>
    <w:rsid w:val="00033944"/>
    <w:rsid w:val="00033C23"/>
    <w:rsid w:val="00034022"/>
    <w:rsid w:val="0003434C"/>
    <w:rsid w:val="000348CE"/>
    <w:rsid w:val="00034A20"/>
    <w:rsid w:val="00034E46"/>
    <w:rsid w:val="00034E61"/>
    <w:rsid w:val="000359D0"/>
    <w:rsid w:val="000368E6"/>
    <w:rsid w:val="0003718B"/>
    <w:rsid w:val="000374BA"/>
    <w:rsid w:val="00040657"/>
    <w:rsid w:val="000417D8"/>
    <w:rsid w:val="00041DF8"/>
    <w:rsid w:val="00041E90"/>
    <w:rsid w:val="000424AF"/>
    <w:rsid w:val="00042BB9"/>
    <w:rsid w:val="00043849"/>
    <w:rsid w:val="00043E38"/>
    <w:rsid w:val="000445D2"/>
    <w:rsid w:val="00044708"/>
    <w:rsid w:val="00044A63"/>
    <w:rsid w:val="00045C40"/>
    <w:rsid w:val="000464EF"/>
    <w:rsid w:val="00046652"/>
    <w:rsid w:val="00046769"/>
    <w:rsid w:val="00047926"/>
    <w:rsid w:val="00050CED"/>
    <w:rsid w:val="00051B1B"/>
    <w:rsid w:val="000521A0"/>
    <w:rsid w:val="00054DC4"/>
    <w:rsid w:val="000550A1"/>
    <w:rsid w:val="0005552E"/>
    <w:rsid w:val="000555CD"/>
    <w:rsid w:val="00055988"/>
    <w:rsid w:val="00055A3F"/>
    <w:rsid w:val="00055AD3"/>
    <w:rsid w:val="00055C9E"/>
    <w:rsid w:val="00056351"/>
    <w:rsid w:val="0005731D"/>
    <w:rsid w:val="00057507"/>
    <w:rsid w:val="000579E6"/>
    <w:rsid w:val="00057FD1"/>
    <w:rsid w:val="000600CC"/>
    <w:rsid w:val="00060B57"/>
    <w:rsid w:val="00060C89"/>
    <w:rsid w:val="00060DB0"/>
    <w:rsid w:val="00060F3F"/>
    <w:rsid w:val="00061188"/>
    <w:rsid w:val="00061F1A"/>
    <w:rsid w:val="000620B6"/>
    <w:rsid w:val="00062C64"/>
    <w:rsid w:val="000636FC"/>
    <w:rsid w:val="0006378A"/>
    <w:rsid w:val="00063AE8"/>
    <w:rsid w:val="00063D97"/>
    <w:rsid w:val="00064014"/>
    <w:rsid w:val="00064936"/>
    <w:rsid w:val="00064963"/>
    <w:rsid w:val="0006568B"/>
    <w:rsid w:val="000669AF"/>
    <w:rsid w:val="00066F7F"/>
    <w:rsid w:val="00067411"/>
    <w:rsid w:val="00067DFC"/>
    <w:rsid w:val="00070A33"/>
    <w:rsid w:val="000713F2"/>
    <w:rsid w:val="000717CE"/>
    <w:rsid w:val="0007281A"/>
    <w:rsid w:val="000731C8"/>
    <w:rsid w:val="00073573"/>
    <w:rsid w:val="00073C4A"/>
    <w:rsid w:val="00073E04"/>
    <w:rsid w:val="000751C4"/>
    <w:rsid w:val="00076080"/>
    <w:rsid w:val="0007619B"/>
    <w:rsid w:val="00076217"/>
    <w:rsid w:val="0007722A"/>
    <w:rsid w:val="00077673"/>
    <w:rsid w:val="0007777C"/>
    <w:rsid w:val="00077B32"/>
    <w:rsid w:val="000800F8"/>
    <w:rsid w:val="000801A4"/>
    <w:rsid w:val="00080565"/>
    <w:rsid w:val="00080AA4"/>
    <w:rsid w:val="00081391"/>
    <w:rsid w:val="00081731"/>
    <w:rsid w:val="00081A61"/>
    <w:rsid w:val="000826CA"/>
    <w:rsid w:val="00082808"/>
    <w:rsid w:val="00083206"/>
    <w:rsid w:val="0008326B"/>
    <w:rsid w:val="0008344D"/>
    <w:rsid w:val="0008364E"/>
    <w:rsid w:val="00083DBF"/>
    <w:rsid w:val="000854BB"/>
    <w:rsid w:val="00085CD1"/>
    <w:rsid w:val="00085E19"/>
    <w:rsid w:val="00086347"/>
    <w:rsid w:val="0008674E"/>
    <w:rsid w:val="00086F70"/>
    <w:rsid w:val="000872F4"/>
    <w:rsid w:val="000872FD"/>
    <w:rsid w:val="00090389"/>
    <w:rsid w:val="00090493"/>
    <w:rsid w:val="000904F9"/>
    <w:rsid w:val="00090530"/>
    <w:rsid w:val="000918ED"/>
    <w:rsid w:val="00091E0F"/>
    <w:rsid w:val="00092720"/>
    <w:rsid w:val="00092ABF"/>
    <w:rsid w:val="00093702"/>
    <w:rsid w:val="00093954"/>
    <w:rsid w:val="00093C25"/>
    <w:rsid w:val="00094044"/>
    <w:rsid w:val="000947D2"/>
    <w:rsid w:val="00094B18"/>
    <w:rsid w:val="00094C54"/>
    <w:rsid w:val="00094CE3"/>
    <w:rsid w:val="000954A8"/>
    <w:rsid w:val="000954E4"/>
    <w:rsid w:val="0009589F"/>
    <w:rsid w:val="000959FF"/>
    <w:rsid w:val="00095B77"/>
    <w:rsid w:val="00096112"/>
    <w:rsid w:val="00096424"/>
    <w:rsid w:val="00096836"/>
    <w:rsid w:val="00096E3D"/>
    <w:rsid w:val="000976F1"/>
    <w:rsid w:val="00097C52"/>
    <w:rsid w:val="00097C9D"/>
    <w:rsid w:val="000A0055"/>
    <w:rsid w:val="000A04E9"/>
    <w:rsid w:val="000A0731"/>
    <w:rsid w:val="000A08F4"/>
    <w:rsid w:val="000A0A2A"/>
    <w:rsid w:val="000A11F7"/>
    <w:rsid w:val="000A1408"/>
    <w:rsid w:val="000A1F8C"/>
    <w:rsid w:val="000A23EC"/>
    <w:rsid w:val="000A2414"/>
    <w:rsid w:val="000A3518"/>
    <w:rsid w:val="000A3CC0"/>
    <w:rsid w:val="000A41BF"/>
    <w:rsid w:val="000A4C01"/>
    <w:rsid w:val="000A5BFE"/>
    <w:rsid w:val="000A5C70"/>
    <w:rsid w:val="000A6BA9"/>
    <w:rsid w:val="000A71F9"/>
    <w:rsid w:val="000A738C"/>
    <w:rsid w:val="000B0BC6"/>
    <w:rsid w:val="000B108F"/>
    <w:rsid w:val="000B174A"/>
    <w:rsid w:val="000B1FC3"/>
    <w:rsid w:val="000B21AE"/>
    <w:rsid w:val="000B2B82"/>
    <w:rsid w:val="000B4758"/>
    <w:rsid w:val="000B4CB5"/>
    <w:rsid w:val="000B4D16"/>
    <w:rsid w:val="000B5C26"/>
    <w:rsid w:val="000B6314"/>
    <w:rsid w:val="000B642E"/>
    <w:rsid w:val="000B653D"/>
    <w:rsid w:val="000B656A"/>
    <w:rsid w:val="000B65F7"/>
    <w:rsid w:val="000B6A25"/>
    <w:rsid w:val="000B6B96"/>
    <w:rsid w:val="000B6EC7"/>
    <w:rsid w:val="000B7A54"/>
    <w:rsid w:val="000B7D9A"/>
    <w:rsid w:val="000C1C9B"/>
    <w:rsid w:val="000C2DCD"/>
    <w:rsid w:val="000C2E40"/>
    <w:rsid w:val="000C327E"/>
    <w:rsid w:val="000C42B3"/>
    <w:rsid w:val="000C4510"/>
    <w:rsid w:val="000C45C9"/>
    <w:rsid w:val="000C45E9"/>
    <w:rsid w:val="000C466B"/>
    <w:rsid w:val="000C528E"/>
    <w:rsid w:val="000C5692"/>
    <w:rsid w:val="000C59D8"/>
    <w:rsid w:val="000C5D05"/>
    <w:rsid w:val="000C5FD0"/>
    <w:rsid w:val="000C6C30"/>
    <w:rsid w:val="000C6F78"/>
    <w:rsid w:val="000D07ED"/>
    <w:rsid w:val="000D1015"/>
    <w:rsid w:val="000D161C"/>
    <w:rsid w:val="000D1E2E"/>
    <w:rsid w:val="000D2E56"/>
    <w:rsid w:val="000D381A"/>
    <w:rsid w:val="000D4448"/>
    <w:rsid w:val="000D5A88"/>
    <w:rsid w:val="000D63A3"/>
    <w:rsid w:val="000D70E5"/>
    <w:rsid w:val="000E05DE"/>
    <w:rsid w:val="000E08CA"/>
    <w:rsid w:val="000E13E2"/>
    <w:rsid w:val="000E1431"/>
    <w:rsid w:val="000E20CB"/>
    <w:rsid w:val="000E2442"/>
    <w:rsid w:val="000E28D6"/>
    <w:rsid w:val="000E2F91"/>
    <w:rsid w:val="000E3525"/>
    <w:rsid w:val="000E4A8C"/>
    <w:rsid w:val="000E5860"/>
    <w:rsid w:val="000E6166"/>
    <w:rsid w:val="000E681B"/>
    <w:rsid w:val="000E6F05"/>
    <w:rsid w:val="000E6F9D"/>
    <w:rsid w:val="000E7065"/>
    <w:rsid w:val="000E72E6"/>
    <w:rsid w:val="000E7D98"/>
    <w:rsid w:val="000F0023"/>
    <w:rsid w:val="000F0804"/>
    <w:rsid w:val="000F0B35"/>
    <w:rsid w:val="000F1FA1"/>
    <w:rsid w:val="000F3D19"/>
    <w:rsid w:val="000F3E3E"/>
    <w:rsid w:val="000F4422"/>
    <w:rsid w:val="00100973"/>
    <w:rsid w:val="00100BBF"/>
    <w:rsid w:val="00101229"/>
    <w:rsid w:val="00101735"/>
    <w:rsid w:val="00101BFF"/>
    <w:rsid w:val="00101EEC"/>
    <w:rsid w:val="0010221A"/>
    <w:rsid w:val="00102CB8"/>
    <w:rsid w:val="001032A1"/>
    <w:rsid w:val="00104A46"/>
    <w:rsid w:val="00104FB9"/>
    <w:rsid w:val="001050C7"/>
    <w:rsid w:val="00105225"/>
    <w:rsid w:val="0010595E"/>
    <w:rsid w:val="00105F1A"/>
    <w:rsid w:val="00106265"/>
    <w:rsid w:val="00106E0D"/>
    <w:rsid w:val="00106F65"/>
    <w:rsid w:val="00107093"/>
    <w:rsid w:val="00107AAE"/>
    <w:rsid w:val="00110263"/>
    <w:rsid w:val="001105C5"/>
    <w:rsid w:val="00110BE4"/>
    <w:rsid w:val="00110D80"/>
    <w:rsid w:val="00110FB2"/>
    <w:rsid w:val="001114A9"/>
    <w:rsid w:val="00111C31"/>
    <w:rsid w:val="00111C66"/>
    <w:rsid w:val="0011295F"/>
    <w:rsid w:val="00112A51"/>
    <w:rsid w:val="00112F5B"/>
    <w:rsid w:val="00113A04"/>
    <w:rsid w:val="00113A1D"/>
    <w:rsid w:val="00114905"/>
    <w:rsid w:val="00114F90"/>
    <w:rsid w:val="001155FA"/>
    <w:rsid w:val="001158BD"/>
    <w:rsid w:val="00115974"/>
    <w:rsid w:val="00115D48"/>
    <w:rsid w:val="0011697A"/>
    <w:rsid w:val="00116987"/>
    <w:rsid w:val="00116C92"/>
    <w:rsid w:val="0011709D"/>
    <w:rsid w:val="00117A31"/>
    <w:rsid w:val="00117E4E"/>
    <w:rsid w:val="0012078D"/>
    <w:rsid w:val="00120C72"/>
    <w:rsid w:val="00121213"/>
    <w:rsid w:val="00121BB8"/>
    <w:rsid w:val="00121DC6"/>
    <w:rsid w:val="00122236"/>
    <w:rsid w:val="00122D73"/>
    <w:rsid w:val="0012334C"/>
    <w:rsid w:val="00123A2A"/>
    <w:rsid w:val="0012426F"/>
    <w:rsid w:val="001247DE"/>
    <w:rsid w:val="00125A8C"/>
    <w:rsid w:val="00126093"/>
    <w:rsid w:val="001261B6"/>
    <w:rsid w:val="00126202"/>
    <w:rsid w:val="00126305"/>
    <w:rsid w:val="0012787A"/>
    <w:rsid w:val="00127B8E"/>
    <w:rsid w:val="00127CE7"/>
    <w:rsid w:val="00127EBA"/>
    <w:rsid w:val="00130A14"/>
    <w:rsid w:val="00130DBB"/>
    <w:rsid w:val="0013152D"/>
    <w:rsid w:val="00131AFA"/>
    <w:rsid w:val="00131D84"/>
    <w:rsid w:val="00131ED6"/>
    <w:rsid w:val="001320BA"/>
    <w:rsid w:val="0013321E"/>
    <w:rsid w:val="00133CFC"/>
    <w:rsid w:val="001342F3"/>
    <w:rsid w:val="001347DD"/>
    <w:rsid w:val="00134E4D"/>
    <w:rsid w:val="0013541E"/>
    <w:rsid w:val="0013570D"/>
    <w:rsid w:val="0013631A"/>
    <w:rsid w:val="00136B33"/>
    <w:rsid w:val="00136F63"/>
    <w:rsid w:val="00137536"/>
    <w:rsid w:val="00137608"/>
    <w:rsid w:val="00137ED4"/>
    <w:rsid w:val="001407E7"/>
    <w:rsid w:val="00141164"/>
    <w:rsid w:val="0014173F"/>
    <w:rsid w:val="001426A8"/>
    <w:rsid w:val="0014270A"/>
    <w:rsid w:val="00144828"/>
    <w:rsid w:val="00144DB7"/>
    <w:rsid w:val="00145BB4"/>
    <w:rsid w:val="001465CC"/>
    <w:rsid w:val="00146946"/>
    <w:rsid w:val="0014724B"/>
    <w:rsid w:val="0014794B"/>
    <w:rsid w:val="001509E4"/>
    <w:rsid w:val="00150EC2"/>
    <w:rsid w:val="0015128A"/>
    <w:rsid w:val="00152677"/>
    <w:rsid w:val="001529C3"/>
    <w:rsid w:val="00152E9F"/>
    <w:rsid w:val="00153773"/>
    <w:rsid w:val="001543CC"/>
    <w:rsid w:val="001543F8"/>
    <w:rsid w:val="00154ABF"/>
    <w:rsid w:val="00154ED6"/>
    <w:rsid w:val="00154FAD"/>
    <w:rsid w:val="00155AA7"/>
    <w:rsid w:val="00156056"/>
    <w:rsid w:val="001561C2"/>
    <w:rsid w:val="00156456"/>
    <w:rsid w:val="00156782"/>
    <w:rsid w:val="00160C46"/>
    <w:rsid w:val="00160E42"/>
    <w:rsid w:val="001612AB"/>
    <w:rsid w:val="001633A5"/>
    <w:rsid w:val="001638EA"/>
    <w:rsid w:val="001639BF"/>
    <w:rsid w:val="00163DD2"/>
    <w:rsid w:val="00163EB1"/>
    <w:rsid w:val="0016519C"/>
    <w:rsid w:val="001651C0"/>
    <w:rsid w:val="00165419"/>
    <w:rsid w:val="0016554E"/>
    <w:rsid w:val="00166148"/>
    <w:rsid w:val="00166E7C"/>
    <w:rsid w:val="001670CC"/>
    <w:rsid w:val="00167724"/>
    <w:rsid w:val="00167EE5"/>
    <w:rsid w:val="00170CA3"/>
    <w:rsid w:val="00171595"/>
    <w:rsid w:val="00171610"/>
    <w:rsid w:val="00171845"/>
    <w:rsid w:val="00172711"/>
    <w:rsid w:val="0017294E"/>
    <w:rsid w:val="0017359B"/>
    <w:rsid w:val="001737B6"/>
    <w:rsid w:val="00173CEE"/>
    <w:rsid w:val="0017417A"/>
    <w:rsid w:val="001742B0"/>
    <w:rsid w:val="0017475A"/>
    <w:rsid w:val="00174C26"/>
    <w:rsid w:val="00174E64"/>
    <w:rsid w:val="0017578D"/>
    <w:rsid w:val="00175F87"/>
    <w:rsid w:val="00176035"/>
    <w:rsid w:val="00176147"/>
    <w:rsid w:val="001761A1"/>
    <w:rsid w:val="001768C9"/>
    <w:rsid w:val="00176920"/>
    <w:rsid w:val="00176AEF"/>
    <w:rsid w:val="00177695"/>
    <w:rsid w:val="00180311"/>
    <w:rsid w:val="0018033E"/>
    <w:rsid w:val="00180BA4"/>
    <w:rsid w:val="00180FE7"/>
    <w:rsid w:val="001815BC"/>
    <w:rsid w:val="001816E6"/>
    <w:rsid w:val="00181CD5"/>
    <w:rsid w:val="0018237C"/>
    <w:rsid w:val="00182800"/>
    <w:rsid w:val="00183DAB"/>
    <w:rsid w:val="001846B2"/>
    <w:rsid w:val="00184C52"/>
    <w:rsid w:val="00185251"/>
    <w:rsid w:val="0018530D"/>
    <w:rsid w:val="0018537C"/>
    <w:rsid w:val="00186C08"/>
    <w:rsid w:val="001871B4"/>
    <w:rsid w:val="00187852"/>
    <w:rsid w:val="00187F7B"/>
    <w:rsid w:val="00190280"/>
    <w:rsid w:val="001903DF"/>
    <w:rsid w:val="001906FE"/>
    <w:rsid w:val="00190736"/>
    <w:rsid w:val="00190A5E"/>
    <w:rsid w:val="00190CB5"/>
    <w:rsid w:val="00191130"/>
    <w:rsid w:val="00191301"/>
    <w:rsid w:val="00191D6E"/>
    <w:rsid w:val="001921D4"/>
    <w:rsid w:val="00192CB5"/>
    <w:rsid w:val="0019372D"/>
    <w:rsid w:val="001937D4"/>
    <w:rsid w:val="001938E2"/>
    <w:rsid w:val="0019427B"/>
    <w:rsid w:val="001944C6"/>
    <w:rsid w:val="001948A5"/>
    <w:rsid w:val="00195910"/>
    <w:rsid w:val="00195D80"/>
    <w:rsid w:val="001963F8"/>
    <w:rsid w:val="0019711C"/>
    <w:rsid w:val="001974E0"/>
    <w:rsid w:val="001975FC"/>
    <w:rsid w:val="0019761D"/>
    <w:rsid w:val="00197E0B"/>
    <w:rsid w:val="001A0175"/>
    <w:rsid w:val="001A0440"/>
    <w:rsid w:val="001A0E42"/>
    <w:rsid w:val="001A174E"/>
    <w:rsid w:val="001A189A"/>
    <w:rsid w:val="001A1B06"/>
    <w:rsid w:val="001A3231"/>
    <w:rsid w:val="001A33DB"/>
    <w:rsid w:val="001A344A"/>
    <w:rsid w:val="001A347B"/>
    <w:rsid w:val="001A3F26"/>
    <w:rsid w:val="001A4C7A"/>
    <w:rsid w:val="001A4CDE"/>
    <w:rsid w:val="001A4DBF"/>
    <w:rsid w:val="001A4DF4"/>
    <w:rsid w:val="001A52EC"/>
    <w:rsid w:val="001A545F"/>
    <w:rsid w:val="001A5E28"/>
    <w:rsid w:val="001A6A2A"/>
    <w:rsid w:val="001A740E"/>
    <w:rsid w:val="001A774F"/>
    <w:rsid w:val="001B0276"/>
    <w:rsid w:val="001B052F"/>
    <w:rsid w:val="001B05B3"/>
    <w:rsid w:val="001B127D"/>
    <w:rsid w:val="001B1958"/>
    <w:rsid w:val="001B2048"/>
    <w:rsid w:val="001B3213"/>
    <w:rsid w:val="001B36B2"/>
    <w:rsid w:val="001B3A13"/>
    <w:rsid w:val="001B3F0C"/>
    <w:rsid w:val="001B409C"/>
    <w:rsid w:val="001B45AB"/>
    <w:rsid w:val="001B4C7C"/>
    <w:rsid w:val="001B5640"/>
    <w:rsid w:val="001B56FD"/>
    <w:rsid w:val="001B5A07"/>
    <w:rsid w:val="001B5CBF"/>
    <w:rsid w:val="001B600E"/>
    <w:rsid w:val="001B67FD"/>
    <w:rsid w:val="001B7DC1"/>
    <w:rsid w:val="001C008D"/>
    <w:rsid w:val="001C01FB"/>
    <w:rsid w:val="001C075A"/>
    <w:rsid w:val="001C0A71"/>
    <w:rsid w:val="001C0EF8"/>
    <w:rsid w:val="001C1B2E"/>
    <w:rsid w:val="001C1D4E"/>
    <w:rsid w:val="001C1F5F"/>
    <w:rsid w:val="001C24DC"/>
    <w:rsid w:val="001C31BF"/>
    <w:rsid w:val="001C3B2A"/>
    <w:rsid w:val="001C3DB1"/>
    <w:rsid w:val="001C45C1"/>
    <w:rsid w:val="001C460F"/>
    <w:rsid w:val="001C4863"/>
    <w:rsid w:val="001C4946"/>
    <w:rsid w:val="001C4C4A"/>
    <w:rsid w:val="001C5116"/>
    <w:rsid w:val="001C5162"/>
    <w:rsid w:val="001C51CD"/>
    <w:rsid w:val="001C5EDC"/>
    <w:rsid w:val="001C6706"/>
    <w:rsid w:val="001C7236"/>
    <w:rsid w:val="001C7986"/>
    <w:rsid w:val="001D0307"/>
    <w:rsid w:val="001D1042"/>
    <w:rsid w:val="001D1571"/>
    <w:rsid w:val="001D1A54"/>
    <w:rsid w:val="001D209E"/>
    <w:rsid w:val="001D2719"/>
    <w:rsid w:val="001D31E5"/>
    <w:rsid w:val="001D3BF8"/>
    <w:rsid w:val="001D4CAD"/>
    <w:rsid w:val="001D4F63"/>
    <w:rsid w:val="001D55C7"/>
    <w:rsid w:val="001D56D2"/>
    <w:rsid w:val="001D5EC7"/>
    <w:rsid w:val="001D6CB4"/>
    <w:rsid w:val="001D74F2"/>
    <w:rsid w:val="001D7890"/>
    <w:rsid w:val="001E0B32"/>
    <w:rsid w:val="001E0C34"/>
    <w:rsid w:val="001E0F22"/>
    <w:rsid w:val="001E1A29"/>
    <w:rsid w:val="001E1D82"/>
    <w:rsid w:val="001E1F27"/>
    <w:rsid w:val="001E23C5"/>
    <w:rsid w:val="001E3430"/>
    <w:rsid w:val="001E34BC"/>
    <w:rsid w:val="001E4A2D"/>
    <w:rsid w:val="001E4A77"/>
    <w:rsid w:val="001E56A3"/>
    <w:rsid w:val="001E5E18"/>
    <w:rsid w:val="001E689A"/>
    <w:rsid w:val="001E6EBA"/>
    <w:rsid w:val="001E7301"/>
    <w:rsid w:val="001E7869"/>
    <w:rsid w:val="001F09A6"/>
    <w:rsid w:val="001F0C30"/>
    <w:rsid w:val="001F0D81"/>
    <w:rsid w:val="001F169A"/>
    <w:rsid w:val="001F2448"/>
    <w:rsid w:val="001F2FDB"/>
    <w:rsid w:val="001F3D64"/>
    <w:rsid w:val="001F3F9B"/>
    <w:rsid w:val="001F4F90"/>
    <w:rsid w:val="001F534F"/>
    <w:rsid w:val="001F5800"/>
    <w:rsid w:val="001F5C26"/>
    <w:rsid w:val="001F62DB"/>
    <w:rsid w:val="001F659D"/>
    <w:rsid w:val="001F6E86"/>
    <w:rsid w:val="001F6F3A"/>
    <w:rsid w:val="001F7BBA"/>
    <w:rsid w:val="0020034E"/>
    <w:rsid w:val="00200A31"/>
    <w:rsid w:val="002018D6"/>
    <w:rsid w:val="00201B30"/>
    <w:rsid w:val="00201EB3"/>
    <w:rsid w:val="00203456"/>
    <w:rsid w:val="0020356C"/>
    <w:rsid w:val="00203667"/>
    <w:rsid w:val="002037B6"/>
    <w:rsid w:val="002047E5"/>
    <w:rsid w:val="0020481E"/>
    <w:rsid w:val="00204D4A"/>
    <w:rsid w:val="00204D7B"/>
    <w:rsid w:val="0020504D"/>
    <w:rsid w:val="0020540C"/>
    <w:rsid w:val="00205638"/>
    <w:rsid w:val="0020615F"/>
    <w:rsid w:val="00210266"/>
    <w:rsid w:val="002103F8"/>
    <w:rsid w:val="002104DE"/>
    <w:rsid w:val="00210548"/>
    <w:rsid w:val="002107A7"/>
    <w:rsid w:val="0021087E"/>
    <w:rsid w:val="00211652"/>
    <w:rsid w:val="00211A41"/>
    <w:rsid w:val="00212F82"/>
    <w:rsid w:val="002135E2"/>
    <w:rsid w:val="002137FE"/>
    <w:rsid w:val="00214B41"/>
    <w:rsid w:val="00214CBC"/>
    <w:rsid w:val="002157C4"/>
    <w:rsid w:val="00216E36"/>
    <w:rsid w:val="002175F4"/>
    <w:rsid w:val="002178DB"/>
    <w:rsid w:val="00217F7A"/>
    <w:rsid w:val="00220741"/>
    <w:rsid w:val="002211F6"/>
    <w:rsid w:val="002212D3"/>
    <w:rsid w:val="0022195D"/>
    <w:rsid w:val="00221A79"/>
    <w:rsid w:val="00222576"/>
    <w:rsid w:val="00222637"/>
    <w:rsid w:val="00223308"/>
    <w:rsid w:val="00223646"/>
    <w:rsid w:val="00225130"/>
    <w:rsid w:val="002252BA"/>
    <w:rsid w:val="00225602"/>
    <w:rsid w:val="0022594F"/>
    <w:rsid w:val="00225C0B"/>
    <w:rsid w:val="00225F1A"/>
    <w:rsid w:val="00226180"/>
    <w:rsid w:val="00226341"/>
    <w:rsid w:val="0022654F"/>
    <w:rsid w:val="0022740E"/>
    <w:rsid w:val="00230179"/>
    <w:rsid w:val="002307AF"/>
    <w:rsid w:val="00231105"/>
    <w:rsid w:val="00231248"/>
    <w:rsid w:val="0023132E"/>
    <w:rsid w:val="002319A0"/>
    <w:rsid w:val="00231B08"/>
    <w:rsid w:val="00231CEA"/>
    <w:rsid w:val="00231E57"/>
    <w:rsid w:val="00231FD0"/>
    <w:rsid w:val="002329FE"/>
    <w:rsid w:val="00232BF1"/>
    <w:rsid w:val="0023333A"/>
    <w:rsid w:val="0023348C"/>
    <w:rsid w:val="00233A1F"/>
    <w:rsid w:val="00234269"/>
    <w:rsid w:val="00234580"/>
    <w:rsid w:val="00234E41"/>
    <w:rsid w:val="0023511A"/>
    <w:rsid w:val="002359A2"/>
    <w:rsid w:val="002359D4"/>
    <w:rsid w:val="00235AB6"/>
    <w:rsid w:val="002363F0"/>
    <w:rsid w:val="002364BE"/>
    <w:rsid w:val="002367CF"/>
    <w:rsid w:val="00236CFB"/>
    <w:rsid w:val="00236D27"/>
    <w:rsid w:val="00240511"/>
    <w:rsid w:val="00241318"/>
    <w:rsid w:val="00241325"/>
    <w:rsid w:val="0024185B"/>
    <w:rsid w:val="00241F7E"/>
    <w:rsid w:val="0024236B"/>
    <w:rsid w:val="002425BD"/>
    <w:rsid w:val="00243495"/>
    <w:rsid w:val="00243588"/>
    <w:rsid w:val="00243627"/>
    <w:rsid w:val="002436E6"/>
    <w:rsid w:val="00243CEB"/>
    <w:rsid w:val="00243EB4"/>
    <w:rsid w:val="00244C5A"/>
    <w:rsid w:val="00245894"/>
    <w:rsid w:val="00245BD7"/>
    <w:rsid w:val="00245CF0"/>
    <w:rsid w:val="002462B1"/>
    <w:rsid w:val="00246838"/>
    <w:rsid w:val="00246A41"/>
    <w:rsid w:val="00246E91"/>
    <w:rsid w:val="00246F2B"/>
    <w:rsid w:val="0024714C"/>
    <w:rsid w:val="002475B6"/>
    <w:rsid w:val="00247900"/>
    <w:rsid w:val="00247A3B"/>
    <w:rsid w:val="00247D1F"/>
    <w:rsid w:val="002502A0"/>
    <w:rsid w:val="0025066F"/>
    <w:rsid w:val="00250B12"/>
    <w:rsid w:val="00250C3C"/>
    <w:rsid w:val="00250CDD"/>
    <w:rsid w:val="002511B3"/>
    <w:rsid w:val="00251297"/>
    <w:rsid w:val="00252D4D"/>
    <w:rsid w:val="00254121"/>
    <w:rsid w:val="00254140"/>
    <w:rsid w:val="00254A07"/>
    <w:rsid w:val="00255EAA"/>
    <w:rsid w:val="002566CD"/>
    <w:rsid w:val="00257064"/>
    <w:rsid w:val="00257770"/>
    <w:rsid w:val="00257825"/>
    <w:rsid w:val="00260994"/>
    <w:rsid w:val="00260A83"/>
    <w:rsid w:val="002621A4"/>
    <w:rsid w:val="00262867"/>
    <w:rsid w:val="002635DF"/>
    <w:rsid w:val="00263AC4"/>
    <w:rsid w:val="00263E61"/>
    <w:rsid w:val="00264AA7"/>
    <w:rsid w:val="00265DD1"/>
    <w:rsid w:val="00266281"/>
    <w:rsid w:val="002663A6"/>
    <w:rsid w:val="002665E3"/>
    <w:rsid w:val="002669C6"/>
    <w:rsid w:val="00266EE4"/>
    <w:rsid w:val="00267BB8"/>
    <w:rsid w:val="00267DFD"/>
    <w:rsid w:val="002711DA"/>
    <w:rsid w:val="00272361"/>
    <w:rsid w:val="002723E7"/>
    <w:rsid w:val="00272F77"/>
    <w:rsid w:val="002730F5"/>
    <w:rsid w:val="0027324F"/>
    <w:rsid w:val="00273314"/>
    <w:rsid w:val="00273515"/>
    <w:rsid w:val="00273B6E"/>
    <w:rsid w:val="00273F52"/>
    <w:rsid w:val="002744D8"/>
    <w:rsid w:val="0027475D"/>
    <w:rsid w:val="002759F5"/>
    <w:rsid w:val="002764D8"/>
    <w:rsid w:val="00277B53"/>
    <w:rsid w:val="002811E1"/>
    <w:rsid w:val="00281B57"/>
    <w:rsid w:val="00281E3E"/>
    <w:rsid w:val="00282157"/>
    <w:rsid w:val="002824C1"/>
    <w:rsid w:val="002825D8"/>
    <w:rsid w:val="00282BCC"/>
    <w:rsid w:val="00283483"/>
    <w:rsid w:val="002838C2"/>
    <w:rsid w:val="002839E0"/>
    <w:rsid w:val="00283CFB"/>
    <w:rsid w:val="00283EB0"/>
    <w:rsid w:val="00284338"/>
    <w:rsid w:val="002847DA"/>
    <w:rsid w:val="002848D5"/>
    <w:rsid w:val="00286361"/>
    <w:rsid w:val="00286637"/>
    <w:rsid w:val="002874BD"/>
    <w:rsid w:val="002902BF"/>
    <w:rsid w:val="002913D9"/>
    <w:rsid w:val="002914AB"/>
    <w:rsid w:val="0029167F"/>
    <w:rsid w:val="00292FD0"/>
    <w:rsid w:val="00293347"/>
    <w:rsid w:val="00294003"/>
    <w:rsid w:val="002948AB"/>
    <w:rsid w:val="00295195"/>
    <w:rsid w:val="00296FE0"/>
    <w:rsid w:val="002973D1"/>
    <w:rsid w:val="002974AC"/>
    <w:rsid w:val="0029770D"/>
    <w:rsid w:val="00297E3A"/>
    <w:rsid w:val="00297EB9"/>
    <w:rsid w:val="002A1972"/>
    <w:rsid w:val="002A2412"/>
    <w:rsid w:val="002A26F3"/>
    <w:rsid w:val="002A2C04"/>
    <w:rsid w:val="002A4631"/>
    <w:rsid w:val="002A46C9"/>
    <w:rsid w:val="002A4753"/>
    <w:rsid w:val="002A4A07"/>
    <w:rsid w:val="002A565D"/>
    <w:rsid w:val="002A6443"/>
    <w:rsid w:val="002A65AC"/>
    <w:rsid w:val="002A6F0F"/>
    <w:rsid w:val="002A74F3"/>
    <w:rsid w:val="002A7656"/>
    <w:rsid w:val="002B0095"/>
    <w:rsid w:val="002B0920"/>
    <w:rsid w:val="002B0B6A"/>
    <w:rsid w:val="002B0D2E"/>
    <w:rsid w:val="002B1432"/>
    <w:rsid w:val="002B16DF"/>
    <w:rsid w:val="002B1B50"/>
    <w:rsid w:val="002B2863"/>
    <w:rsid w:val="002B2AA8"/>
    <w:rsid w:val="002B2D0A"/>
    <w:rsid w:val="002B2DEB"/>
    <w:rsid w:val="002B2DF9"/>
    <w:rsid w:val="002B3508"/>
    <w:rsid w:val="002B3958"/>
    <w:rsid w:val="002B39B6"/>
    <w:rsid w:val="002B3B21"/>
    <w:rsid w:val="002B3B93"/>
    <w:rsid w:val="002B407D"/>
    <w:rsid w:val="002B4E8D"/>
    <w:rsid w:val="002B5294"/>
    <w:rsid w:val="002B6DC6"/>
    <w:rsid w:val="002B7F2F"/>
    <w:rsid w:val="002C169C"/>
    <w:rsid w:val="002C1716"/>
    <w:rsid w:val="002C1F2C"/>
    <w:rsid w:val="002C24BD"/>
    <w:rsid w:val="002C27DA"/>
    <w:rsid w:val="002C3CDF"/>
    <w:rsid w:val="002C3D76"/>
    <w:rsid w:val="002C48AF"/>
    <w:rsid w:val="002C4ABF"/>
    <w:rsid w:val="002C54D1"/>
    <w:rsid w:val="002C66B5"/>
    <w:rsid w:val="002C6EBB"/>
    <w:rsid w:val="002C76E1"/>
    <w:rsid w:val="002C7912"/>
    <w:rsid w:val="002C7C4A"/>
    <w:rsid w:val="002D0586"/>
    <w:rsid w:val="002D1B38"/>
    <w:rsid w:val="002D1B41"/>
    <w:rsid w:val="002D1DFF"/>
    <w:rsid w:val="002D250D"/>
    <w:rsid w:val="002D28E1"/>
    <w:rsid w:val="002D29FF"/>
    <w:rsid w:val="002D3166"/>
    <w:rsid w:val="002D318F"/>
    <w:rsid w:val="002D36EB"/>
    <w:rsid w:val="002D4728"/>
    <w:rsid w:val="002D4BBB"/>
    <w:rsid w:val="002D59D1"/>
    <w:rsid w:val="002D5F53"/>
    <w:rsid w:val="002D6296"/>
    <w:rsid w:val="002D6916"/>
    <w:rsid w:val="002D7834"/>
    <w:rsid w:val="002D790D"/>
    <w:rsid w:val="002D7BF2"/>
    <w:rsid w:val="002D7DDF"/>
    <w:rsid w:val="002E12D0"/>
    <w:rsid w:val="002E1556"/>
    <w:rsid w:val="002E1F7D"/>
    <w:rsid w:val="002E232D"/>
    <w:rsid w:val="002E2442"/>
    <w:rsid w:val="002E2476"/>
    <w:rsid w:val="002E27F2"/>
    <w:rsid w:val="002E2D8C"/>
    <w:rsid w:val="002E2DA2"/>
    <w:rsid w:val="002E37C8"/>
    <w:rsid w:val="002E38C8"/>
    <w:rsid w:val="002E39CD"/>
    <w:rsid w:val="002E3E57"/>
    <w:rsid w:val="002E4044"/>
    <w:rsid w:val="002E4AF7"/>
    <w:rsid w:val="002E613F"/>
    <w:rsid w:val="002E61BA"/>
    <w:rsid w:val="002E6470"/>
    <w:rsid w:val="002E6B0E"/>
    <w:rsid w:val="002E6EF4"/>
    <w:rsid w:val="002E74A8"/>
    <w:rsid w:val="002E77BD"/>
    <w:rsid w:val="002E7B68"/>
    <w:rsid w:val="002F122A"/>
    <w:rsid w:val="002F157A"/>
    <w:rsid w:val="002F23CB"/>
    <w:rsid w:val="002F29DC"/>
    <w:rsid w:val="002F2A79"/>
    <w:rsid w:val="002F3270"/>
    <w:rsid w:val="002F3700"/>
    <w:rsid w:val="002F3DCD"/>
    <w:rsid w:val="002F42DB"/>
    <w:rsid w:val="002F4376"/>
    <w:rsid w:val="002F5459"/>
    <w:rsid w:val="002F6260"/>
    <w:rsid w:val="002F69C9"/>
    <w:rsid w:val="002F6FA8"/>
    <w:rsid w:val="002F796C"/>
    <w:rsid w:val="002F7B8F"/>
    <w:rsid w:val="00301087"/>
    <w:rsid w:val="003019BA"/>
    <w:rsid w:val="00301B77"/>
    <w:rsid w:val="00301E46"/>
    <w:rsid w:val="003020C5"/>
    <w:rsid w:val="003027F1"/>
    <w:rsid w:val="00303344"/>
    <w:rsid w:val="00303934"/>
    <w:rsid w:val="00303EA2"/>
    <w:rsid w:val="00304228"/>
    <w:rsid w:val="00305A6E"/>
    <w:rsid w:val="00306EDE"/>
    <w:rsid w:val="00306F8D"/>
    <w:rsid w:val="00307245"/>
    <w:rsid w:val="00307462"/>
    <w:rsid w:val="003114FC"/>
    <w:rsid w:val="0031181D"/>
    <w:rsid w:val="00311914"/>
    <w:rsid w:val="00312C3C"/>
    <w:rsid w:val="00313145"/>
    <w:rsid w:val="003131E9"/>
    <w:rsid w:val="00313400"/>
    <w:rsid w:val="0031363A"/>
    <w:rsid w:val="003143F3"/>
    <w:rsid w:val="00314877"/>
    <w:rsid w:val="00314A02"/>
    <w:rsid w:val="00314B77"/>
    <w:rsid w:val="00315039"/>
    <w:rsid w:val="00315352"/>
    <w:rsid w:val="0031574F"/>
    <w:rsid w:val="00316278"/>
    <w:rsid w:val="003162B6"/>
    <w:rsid w:val="00316A3E"/>
    <w:rsid w:val="00316F4D"/>
    <w:rsid w:val="00317405"/>
    <w:rsid w:val="0032089D"/>
    <w:rsid w:val="003218A1"/>
    <w:rsid w:val="00321B95"/>
    <w:rsid w:val="00321EC3"/>
    <w:rsid w:val="003222EE"/>
    <w:rsid w:val="0032248A"/>
    <w:rsid w:val="00322819"/>
    <w:rsid w:val="003230EA"/>
    <w:rsid w:val="003233F4"/>
    <w:rsid w:val="0032407D"/>
    <w:rsid w:val="00324443"/>
    <w:rsid w:val="00324801"/>
    <w:rsid w:val="003249E5"/>
    <w:rsid w:val="00324FC6"/>
    <w:rsid w:val="003258D1"/>
    <w:rsid w:val="00325D1B"/>
    <w:rsid w:val="00325F0F"/>
    <w:rsid w:val="00327081"/>
    <w:rsid w:val="003271BE"/>
    <w:rsid w:val="0032743F"/>
    <w:rsid w:val="00327A82"/>
    <w:rsid w:val="00330148"/>
    <w:rsid w:val="00330306"/>
    <w:rsid w:val="00330623"/>
    <w:rsid w:val="00330647"/>
    <w:rsid w:val="003308CE"/>
    <w:rsid w:val="003315C8"/>
    <w:rsid w:val="00331A38"/>
    <w:rsid w:val="00331CA0"/>
    <w:rsid w:val="003327ED"/>
    <w:rsid w:val="00332DBD"/>
    <w:rsid w:val="00333028"/>
    <w:rsid w:val="00333110"/>
    <w:rsid w:val="00333567"/>
    <w:rsid w:val="003340EB"/>
    <w:rsid w:val="003346F4"/>
    <w:rsid w:val="00334BEA"/>
    <w:rsid w:val="00334F84"/>
    <w:rsid w:val="00335863"/>
    <w:rsid w:val="00337A5C"/>
    <w:rsid w:val="003406CB"/>
    <w:rsid w:val="003410F0"/>
    <w:rsid w:val="00341428"/>
    <w:rsid w:val="00341845"/>
    <w:rsid w:val="003425D9"/>
    <w:rsid w:val="003440BE"/>
    <w:rsid w:val="00344699"/>
    <w:rsid w:val="00344BA7"/>
    <w:rsid w:val="00344C8A"/>
    <w:rsid w:val="003455E7"/>
    <w:rsid w:val="00345F1B"/>
    <w:rsid w:val="0034612A"/>
    <w:rsid w:val="00346343"/>
    <w:rsid w:val="0034645A"/>
    <w:rsid w:val="0034655E"/>
    <w:rsid w:val="00346612"/>
    <w:rsid w:val="00346B21"/>
    <w:rsid w:val="00346C40"/>
    <w:rsid w:val="003472BE"/>
    <w:rsid w:val="003478F9"/>
    <w:rsid w:val="00347BF0"/>
    <w:rsid w:val="00347F20"/>
    <w:rsid w:val="00350008"/>
    <w:rsid w:val="0035214F"/>
    <w:rsid w:val="00352B83"/>
    <w:rsid w:val="00352C60"/>
    <w:rsid w:val="00353375"/>
    <w:rsid w:val="00353420"/>
    <w:rsid w:val="0035353F"/>
    <w:rsid w:val="00353CDF"/>
    <w:rsid w:val="003545A8"/>
    <w:rsid w:val="003545C7"/>
    <w:rsid w:val="00354B28"/>
    <w:rsid w:val="00354E31"/>
    <w:rsid w:val="003553B1"/>
    <w:rsid w:val="00355D7B"/>
    <w:rsid w:val="00356218"/>
    <w:rsid w:val="00356407"/>
    <w:rsid w:val="00356F26"/>
    <w:rsid w:val="003576E4"/>
    <w:rsid w:val="003579ED"/>
    <w:rsid w:val="00357AEC"/>
    <w:rsid w:val="00357DC3"/>
    <w:rsid w:val="00357FFB"/>
    <w:rsid w:val="0036080D"/>
    <w:rsid w:val="00361082"/>
    <w:rsid w:val="0036119E"/>
    <w:rsid w:val="00361455"/>
    <w:rsid w:val="00361EA9"/>
    <w:rsid w:val="003622B8"/>
    <w:rsid w:val="003627A9"/>
    <w:rsid w:val="00362E15"/>
    <w:rsid w:val="00363F25"/>
    <w:rsid w:val="00364483"/>
    <w:rsid w:val="00364715"/>
    <w:rsid w:val="00364BBD"/>
    <w:rsid w:val="003652BB"/>
    <w:rsid w:val="0036572F"/>
    <w:rsid w:val="0036580B"/>
    <w:rsid w:val="00365881"/>
    <w:rsid w:val="003659E8"/>
    <w:rsid w:val="003663D1"/>
    <w:rsid w:val="00366F81"/>
    <w:rsid w:val="00367B79"/>
    <w:rsid w:val="0037100D"/>
    <w:rsid w:val="00371044"/>
    <w:rsid w:val="003710D0"/>
    <w:rsid w:val="00371284"/>
    <w:rsid w:val="00371D59"/>
    <w:rsid w:val="003720D5"/>
    <w:rsid w:val="00372A5D"/>
    <w:rsid w:val="00372EC7"/>
    <w:rsid w:val="0037330D"/>
    <w:rsid w:val="00373878"/>
    <w:rsid w:val="00374280"/>
    <w:rsid w:val="00374357"/>
    <w:rsid w:val="003745A5"/>
    <w:rsid w:val="003752C1"/>
    <w:rsid w:val="00377963"/>
    <w:rsid w:val="003779CD"/>
    <w:rsid w:val="00377D82"/>
    <w:rsid w:val="0038003D"/>
    <w:rsid w:val="003802D0"/>
    <w:rsid w:val="003808BD"/>
    <w:rsid w:val="003809CA"/>
    <w:rsid w:val="00380BC7"/>
    <w:rsid w:val="00380FC5"/>
    <w:rsid w:val="00381791"/>
    <w:rsid w:val="003824CE"/>
    <w:rsid w:val="003825C8"/>
    <w:rsid w:val="00382989"/>
    <w:rsid w:val="00382FA2"/>
    <w:rsid w:val="00383071"/>
    <w:rsid w:val="003833BB"/>
    <w:rsid w:val="00383572"/>
    <w:rsid w:val="003838C0"/>
    <w:rsid w:val="0038451B"/>
    <w:rsid w:val="00385872"/>
    <w:rsid w:val="00385B6A"/>
    <w:rsid w:val="003866DA"/>
    <w:rsid w:val="003869F3"/>
    <w:rsid w:val="00386B10"/>
    <w:rsid w:val="00387CD2"/>
    <w:rsid w:val="00387FA8"/>
    <w:rsid w:val="00390107"/>
    <w:rsid w:val="00392002"/>
    <w:rsid w:val="003927C6"/>
    <w:rsid w:val="00392F11"/>
    <w:rsid w:val="003936FA"/>
    <w:rsid w:val="00393A90"/>
    <w:rsid w:val="00394E2E"/>
    <w:rsid w:val="00394E68"/>
    <w:rsid w:val="00395943"/>
    <w:rsid w:val="00395C60"/>
    <w:rsid w:val="00396A0B"/>
    <w:rsid w:val="00396B9C"/>
    <w:rsid w:val="00396F4A"/>
    <w:rsid w:val="00397806"/>
    <w:rsid w:val="0039781E"/>
    <w:rsid w:val="003A0858"/>
    <w:rsid w:val="003A0893"/>
    <w:rsid w:val="003A0AF8"/>
    <w:rsid w:val="003A0B6B"/>
    <w:rsid w:val="003A0D25"/>
    <w:rsid w:val="003A0E73"/>
    <w:rsid w:val="003A1220"/>
    <w:rsid w:val="003A369D"/>
    <w:rsid w:val="003A3A0D"/>
    <w:rsid w:val="003A3DFE"/>
    <w:rsid w:val="003A3F74"/>
    <w:rsid w:val="003A468C"/>
    <w:rsid w:val="003A5640"/>
    <w:rsid w:val="003A5C1F"/>
    <w:rsid w:val="003A6109"/>
    <w:rsid w:val="003A64C9"/>
    <w:rsid w:val="003A64F6"/>
    <w:rsid w:val="003A67D5"/>
    <w:rsid w:val="003A7045"/>
    <w:rsid w:val="003A7744"/>
    <w:rsid w:val="003A7746"/>
    <w:rsid w:val="003A7CEC"/>
    <w:rsid w:val="003A7EF5"/>
    <w:rsid w:val="003B04B3"/>
    <w:rsid w:val="003B0FC7"/>
    <w:rsid w:val="003B13AC"/>
    <w:rsid w:val="003B18EE"/>
    <w:rsid w:val="003B26C3"/>
    <w:rsid w:val="003B4040"/>
    <w:rsid w:val="003B425B"/>
    <w:rsid w:val="003B475A"/>
    <w:rsid w:val="003B4811"/>
    <w:rsid w:val="003B4B68"/>
    <w:rsid w:val="003B4DC2"/>
    <w:rsid w:val="003B4F10"/>
    <w:rsid w:val="003B5675"/>
    <w:rsid w:val="003B5850"/>
    <w:rsid w:val="003B6AFF"/>
    <w:rsid w:val="003B7568"/>
    <w:rsid w:val="003C0A16"/>
    <w:rsid w:val="003C0FD1"/>
    <w:rsid w:val="003C239B"/>
    <w:rsid w:val="003C3220"/>
    <w:rsid w:val="003C343D"/>
    <w:rsid w:val="003C3CD5"/>
    <w:rsid w:val="003C4D9A"/>
    <w:rsid w:val="003C4F44"/>
    <w:rsid w:val="003C50E6"/>
    <w:rsid w:val="003C5182"/>
    <w:rsid w:val="003C57CF"/>
    <w:rsid w:val="003C6262"/>
    <w:rsid w:val="003C6FB5"/>
    <w:rsid w:val="003D0625"/>
    <w:rsid w:val="003D0674"/>
    <w:rsid w:val="003D09C7"/>
    <w:rsid w:val="003D0E28"/>
    <w:rsid w:val="003D0E9A"/>
    <w:rsid w:val="003D1C4F"/>
    <w:rsid w:val="003D2574"/>
    <w:rsid w:val="003D28B3"/>
    <w:rsid w:val="003D2BDA"/>
    <w:rsid w:val="003D34EF"/>
    <w:rsid w:val="003D442A"/>
    <w:rsid w:val="003D4978"/>
    <w:rsid w:val="003D4EC3"/>
    <w:rsid w:val="003D4F58"/>
    <w:rsid w:val="003D564D"/>
    <w:rsid w:val="003D661B"/>
    <w:rsid w:val="003D74D4"/>
    <w:rsid w:val="003D782E"/>
    <w:rsid w:val="003D7F7C"/>
    <w:rsid w:val="003E02F6"/>
    <w:rsid w:val="003E2105"/>
    <w:rsid w:val="003E2D6C"/>
    <w:rsid w:val="003E2D84"/>
    <w:rsid w:val="003E37D8"/>
    <w:rsid w:val="003E4647"/>
    <w:rsid w:val="003E5126"/>
    <w:rsid w:val="003E5552"/>
    <w:rsid w:val="003E5AA2"/>
    <w:rsid w:val="003E6016"/>
    <w:rsid w:val="003E6526"/>
    <w:rsid w:val="003E7313"/>
    <w:rsid w:val="003E7957"/>
    <w:rsid w:val="003E7A7D"/>
    <w:rsid w:val="003F114F"/>
    <w:rsid w:val="003F115B"/>
    <w:rsid w:val="003F131C"/>
    <w:rsid w:val="003F142C"/>
    <w:rsid w:val="003F2FAB"/>
    <w:rsid w:val="003F3780"/>
    <w:rsid w:val="003F3C79"/>
    <w:rsid w:val="003F3DC0"/>
    <w:rsid w:val="003F473A"/>
    <w:rsid w:val="003F4D5B"/>
    <w:rsid w:val="003F59EB"/>
    <w:rsid w:val="003F5E58"/>
    <w:rsid w:val="003F60F8"/>
    <w:rsid w:val="003F614F"/>
    <w:rsid w:val="003F6172"/>
    <w:rsid w:val="003F6B44"/>
    <w:rsid w:val="003F6BA2"/>
    <w:rsid w:val="003F7BB2"/>
    <w:rsid w:val="004006D2"/>
    <w:rsid w:val="00401124"/>
    <w:rsid w:val="004017F9"/>
    <w:rsid w:val="00401990"/>
    <w:rsid w:val="004047E4"/>
    <w:rsid w:val="00404A28"/>
    <w:rsid w:val="00405368"/>
    <w:rsid w:val="00405E84"/>
    <w:rsid w:val="00407F6D"/>
    <w:rsid w:val="00410819"/>
    <w:rsid w:val="004109CC"/>
    <w:rsid w:val="00411079"/>
    <w:rsid w:val="00412776"/>
    <w:rsid w:val="0041280C"/>
    <w:rsid w:val="00412BE3"/>
    <w:rsid w:val="00413BDF"/>
    <w:rsid w:val="0041429A"/>
    <w:rsid w:val="004142E2"/>
    <w:rsid w:val="00414320"/>
    <w:rsid w:val="00414623"/>
    <w:rsid w:val="00414804"/>
    <w:rsid w:val="00414DA5"/>
    <w:rsid w:val="004150BE"/>
    <w:rsid w:val="00415264"/>
    <w:rsid w:val="0041544E"/>
    <w:rsid w:val="00416902"/>
    <w:rsid w:val="0041772E"/>
    <w:rsid w:val="00417CB2"/>
    <w:rsid w:val="004207C2"/>
    <w:rsid w:val="00420EA9"/>
    <w:rsid w:val="00420FF3"/>
    <w:rsid w:val="0042188F"/>
    <w:rsid w:val="0042258B"/>
    <w:rsid w:val="004232A0"/>
    <w:rsid w:val="004233E8"/>
    <w:rsid w:val="004234C8"/>
    <w:rsid w:val="00423B26"/>
    <w:rsid w:val="00423CC5"/>
    <w:rsid w:val="00423D96"/>
    <w:rsid w:val="00424F86"/>
    <w:rsid w:val="004259AE"/>
    <w:rsid w:val="004268F7"/>
    <w:rsid w:val="00426B25"/>
    <w:rsid w:val="00426D33"/>
    <w:rsid w:val="0042717D"/>
    <w:rsid w:val="00427F7E"/>
    <w:rsid w:val="00431E69"/>
    <w:rsid w:val="00432369"/>
    <w:rsid w:val="0043251E"/>
    <w:rsid w:val="004328F5"/>
    <w:rsid w:val="00433123"/>
    <w:rsid w:val="004336CD"/>
    <w:rsid w:val="00433743"/>
    <w:rsid w:val="0043432D"/>
    <w:rsid w:val="00434334"/>
    <w:rsid w:val="00435FB7"/>
    <w:rsid w:val="00435FC5"/>
    <w:rsid w:val="0043664A"/>
    <w:rsid w:val="00436D50"/>
    <w:rsid w:val="0043706E"/>
    <w:rsid w:val="004373BC"/>
    <w:rsid w:val="00437F34"/>
    <w:rsid w:val="0044089B"/>
    <w:rsid w:val="00440A9C"/>
    <w:rsid w:val="00440DB3"/>
    <w:rsid w:val="00442069"/>
    <w:rsid w:val="00442675"/>
    <w:rsid w:val="004432FC"/>
    <w:rsid w:val="00443522"/>
    <w:rsid w:val="0044357F"/>
    <w:rsid w:val="00443E83"/>
    <w:rsid w:val="00443F2A"/>
    <w:rsid w:val="0044410F"/>
    <w:rsid w:val="004448A6"/>
    <w:rsid w:val="0044577E"/>
    <w:rsid w:val="00446172"/>
    <w:rsid w:val="00446212"/>
    <w:rsid w:val="00446491"/>
    <w:rsid w:val="00446548"/>
    <w:rsid w:val="00447596"/>
    <w:rsid w:val="00447644"/>
    <w:rsid w:val="00447763"/>
    <w:rsid w:val="004509DD"/>
    <w:rsid w:val="00450B96"/>
    <w:rsid w:val="00451070"/>
    <w:rsid w:val="004515F9"/>
    <w:rsid w:val="00452D3F"/>
    <w:rsid w:val="00453106"/>
    <w:rsid w:val="00453261"/>
    <w:rsid w:val="0045330A"/>
    <w:rsid w:val="00453807"/>
    <w:rsid w:val="00453E00"/>
    <w:rsid w:val="00454432"/>
    <w:rsid w:val="00454EB9"/>
    <w:rsid w:val="00455454"/>
    <w:rsid w:val="00455487"/>
    <w:rsid w:val="00455848"/>
    <w:rsid w:val="004560E5"/>
    <w:rsid w:val="00456E9A"/>
    <w:rsid w:val="00457B01"/>
    <w:rsid w:val="00460402"/>
    <w:rsid w:val="00461D2B"/>
    <w:rsid w:val="00462068"/>
    <w:rsid w:val="0046286E"/>
    <w:rsid w:val="0046325E"/>
    <w:rsid w:val="00463916"/>
    <w:rsid w:val="00464E6C"/>
    <w:rsid w:val="00465499"/>
    <w:rsid w:val="00466046"/>
    <w:rsid w:val="004666D0"/>
    <w:rsid w:val="004666D7"/>
    <w:rsid w:val="00466914"/>
    <w:rsid w:val="004670B9"/>
    <w:rsid w:val="00467C0F"/>
    <w:rsid w:val="00467CE6"/>
    <w:rsid w:val="004709BB"/>
    <w:rsid w:val="004718D8"/>
    <w:rsid w:val="0047217D"/>
    <w:rsid w:val="004723BF"/>
    <w:rsid w:val="00472D0D"/>
    <w:rsid w:val="00472D4F"/>
    <w:rsid w:val="00472EEA"/>
    <w:rsid w:val="004731E9"/>
    <w:rsid w:val="00473632"/>
    <w:rsid w:val="00473A76"/>
    <w:rsid w:val="004743FB"/>
    <w:rsid w:val="0047510D"/>
    <w:rsid w:val="0047552E"/>
    <w:rsid w:val="00475569"/>
    <w:rsid w:val="0047582B"/>
    <w:rsid w:val="00475A68"/>
    <w:rsid w:val="004769CE"/>
    <w:rsid w:val="004770AB"/>
    <w:rsid w:val="00477417"/>
    <w:rsid w:val="00477A70"/>
    <w:rsid w:val="004802AD"/>
    <w:rsid w:val="004810AB"/>
    <w:rsid w:val="0048119C"/>
    <w:rsid w:val="004823C7"/>
    <w:rsid w:val="00482AFF"/>
    <w:rsid w:val="00483211"/>
    <w:rsid w:val="004837B1"/>
    <w:rsid w:val="00483D8D"/>
    <w:rsid w:val="0048449C"/>
    <w:rsid w:val="00484532"/>
    <w:rsid w:val="0048474D"/>
    <w:rsid w:val="004850F3"/>
    <w:rsid w:val="004859DB"/>
    <w:rsid w:val="00487525"/>
    <w:rsid w:val="00487ACD"/>
    <w:rsid w:val="004905C9"/>
    <w:rsid w:val="00490826"/>
    <w:rsid w:val="00490878"/>
    <w:rsid w:val="00493690"/>
    <w:rsid w:val="00493CDF"/>
    <w:rsid w:val="00494476"/>
    <w:rsid w:val="004947DD"/>
    <w:rsid w:val="00494815"/>
    <w:rsid w:val="00494C17"/>
    <w:rsid w:val="00495586"/>
    <w:rsid w:val="004956A4"/>
    <w:rsid w:val="0049646D"/>
    <w:rsid w:val="0049648A"/>
    <w:rsid w:val="00497A2B"/>
    <w:rsid w:val="004A0029"/>
    <w:rsid w:val="004A1A4C"/>
    <w:rsid w:val="004A1C00"/>
    <w:rsid w:val="004A2D05"/>
    <w:rsid w:val="004A3707"/>
    <w:rsid w:val="004A377C"/>
    <w:rsid w:val="004A42E5"/>
    <w:rsid w:val="004A44E7"/>
    <w:rsid w:val="004A4620"/>
    <w:rsid w:val="004A4A28"/>
    <w:rsid w:val="004A61BB"/>
    <w:rsid w:val="004A70D5"/>
    <w:rsid w:val="004A7683"/>
    <w:rsid w:val="004A79AC"/>
    <w:rsid w:val="004A7A37"/>
    <w:rsid w:val="004A7D24"/>
    <w:rsid w:val="004A7F1F"/>
    <w:rsid w:val="004B0A10"/>
    <w:rsid w:val="004B0AB7"/>
    <w:rsid w:val="004B0ABA"/>
    <w:rsid w:val="004B100F"/>
    <w:rsid w:val="004B1286"/>
    <w:rsid w:val="004B3874"/>
    <w:rsid w:val="004B40ED"/>
    <w:rsid w:val="004B495C"/>
    <w:rsid w:val="004B5781"/>
    <w:rsid w:val="004B5AFD"/>
    <w:rsid w:val="004B5ED0"/>
    <w:rsid w:val="004B5FDA"/>
    <w:rsid w:val="004B6656"/>
    <w:rsid w:val="004B668D"/>
    <w:rsid w:val="004B73A0"/>
    <w:rsid w:val="004B749E"/>
    <w:rsid w:val="004B7B81"/>
    <w:rsid w:val="004C0943"/>
    <w:rsid w:val="004C1BBC"/>
    <w:rsid w:val="004C2255"/>
    <w:rsid w:val="004C26FD"/>
    <w:rsid w:val="004C2850"/>
    <w:rsid w:val="004C4C0F"/>
    <w:rsid w:val="004C4DB7"/>
    <w:rsid w:val="004C5365"/>
    <w:rsid w:val="004C60D3"/>
    <w:rsid w:val="004C6FCD"/>
    <w:rsid w:val="004C7121"/>
    <w:rsid w:val="004C7E64"/>
    <w:rsid w:val="004D03DA"/>
    <w:rsid w:val="004D06F9"/>
    <w:rsid w:val="004D08C8"/>
    <w:rsid w:val="004D0BC9"/>
    <w:rsid w:val="004D0DCC"/>
    <w:rsid w:val="004D15D4"/>
    <w:rsid w:val="004D181B"/>
    <w:rsid w:val="004D195E"/>
    <w:rsid w:val="004D218A"/>
    <w:rsid w:val="004D23F1"/>
    <w:rsid w:val="004D245B"/>
    <w:rsid w:val="004D2483"/>
    <w:rsid w:val="004D2A1C"/>
    <w:rsid w:val="004D2D43"/>
    <w:rsid w:val="004D2FD2"/>
    <w:rsid w:val="004D3F91"/>
    <w:rsid w:val="004D4AAC"/>
    <w:rsid w:val="004D4AF2"/>
    <w:rsid w:val="004D50BE"/>
    <w:rsid w:val="004D70F6"/>
    <w:rsid w:val="004D79F4"/>
    <w:rsid w:val="004E0FB8"/>
    <w:rsid w:val="004E1058"/>
    <w:rsid w:val="004E165B"/>
    <w:rsid w:val="004E2EB1"/>
    <w:rsid w:val="004E346A"/>
    <w:rsid w:val="004E35FC"/>
    <w:rsid w:val="004E4360"/>
    <w:rsid w:val="004E46F8"/>
    <w:rsid w:val="004E6059"/>
    <w:rsid w:val="004E6271"/>
    <w:rsid w:val="004E6CFB"/>
    <w:rsid w:val="004E70B7"/>
    <w:rsid w:val="004E73F2"/>
    <w:rsid w:val="004E7C62"/>
    <w:rsid w:val="004E7FF0"/>
    <w:rsid w:val="004F0078"/>
    <w:rsid w:val="004F0539"/>
    <w:rsid w:val="004F0EBD"/>
    <w:rsid w:val="004F0F65"/>
    <w:rsid w:val="004F100F"/>
    <w:rsid w:val="004F11BC"/>
    <w:rsid w:val="004F122B"/>
    <w:rsid w:val="004F12BB"/>
    <w:rsid w:val="004F161D"/>
    <w:rsid w:val="004F1766"/>
    <w:rsid w:val="004F1935"/>
    <w:rsid w:val="004F19A5"/>
    <w:rsid w:val="004F289D"/>
    <w:rsid w:val="004F3092"/>
    <w:rsid w:val="004F314C"/>
    <w:rsid w:val="004F398D"/>
    <w:rsid w:val="004F3BA9"/>
    <w:rsid w:val="004F3EC7"/>
    <w:rsid w:val="004F3FE5"/>
    <w:rsid w:val="004F4216"/>
    <w:rsid w:val="004F4DFE"/>
    <w:rsid w:val="004F5E59"/>
    <w:rsid w:val="004F7495"/>
    <w:rsid w:val="004F79C3"/>
    <w:rsid w:val="004F7A2F"/>
    <w:rsid w:val="004F7A4C"/>
    <w:rsid w:val="00500193"/>
    <w:rsid w:val="005004B6"/>
    <w:rsid w:val="0050089C"/>
    <w:rsid w:val="00500E41"/>
    <w:rsid w:val="00501FB2"/>
    <w:rsid w:val="00502818"/>
    <w:rsid w:val="00502D7C"/>
    <w:rsid w:val="00502EDB"/>
    <w:rsid w:val="00502F30"/>
    <w:rsid w:val="00502F91"/>
    <w:rsid w:val="005033F7"/>
    <w:rsid w:val="005036C0"/>
    <w:rsid w:val="00503CE7"/>
    <w:rsid w:val="00503D88"/>
    <w:rsid w:val="005044F7"/>
    <w:rsid w:val="00504BAB"/>
    <w:rsid w:val="00504F0E"/>
    <w:rsid w:val="005054BA"/>
    <w:rsid w:val="0050594D"/>
    <w:rsid w:val="00507451"/>
    <w:rsid w:val="0050757D"/>
    <w:rsid w:val="005103F4"/>
    <w:rsid w:val="00510576"/>
    <w:rsid w:val="005107CC"/>
    <w:rsid w:val="00510DCD"/>
    <w:rsid w:val="00511569"/>
    <w:rsid w:val="00511672"/>
    <w:rsid w:val="00511832"/>
    <w:rsid w:val="0051208D"/>
    <w:rsid w:val="00512539"/>
    <w:rsid w:val="005125E4"/>
    <w:rsid w:val="005130B1"/>
    <w:rsid w:val="0051370C"/>
    <w:rsid w:val="00513935"/>
    <w:rsid w:val="00513E53"/>
    <w:rsid w:val="00515672"/>
    <w:rsid w:val="00515819"/>
    <w:rsid w:val="00515996"/>
    <w:rsid w:val="00515AC2"/>
    <w:rsid w:val="00515EFE"/>
    <w:rsid w:val="00516B9F"/>
    <w:rsid w:val="00516DC7"/>
    <w:rsid w:val="00517C9F"/>
    <w:rsid w:val="00517D0B"/>
    <w:rsid w:val="00517F72"/>
    <w:rsid w:val="00520034"/>
    <w:rsid w:val="00520122"/>
    <w:rsid w:val="005201BA"/>
    <w:rsid w:val="0052031B"/>
    <w:rsid w:val="005205D3"/>
    <w:rsid w:val="005209AD"/>
    <w:rsid w:val="0052178E"/>
    <w:rsid w:val="0052257B"/>
    <w:rsid w:val="00522A45"/>
    <w:rsid w:val="00522BA7"/>
    <w:rsid w:val="00522CD0"/>
    <w:rsid w:val="00522FC6"/>
    <w:rsid w:val="0052611F"/>
    <w:rsid w:val="00526436"/>
    <w:rsid w:val="0052683A"/>
    <w:rsid w:val="00526CDA"/>
    <w:rsid w:val="005303C8"/>
    <w:rsid w:val="00531819"/>
    <w:rsid w:val="005321AF"/>
    <w:rsid w:val="00532954"/>
    <w:rsid w:val="00533191"/>
    <w:rsid w:val="005334F2"/>
    <w:rsid w:val="00533B84"/>
    <w:rsid w:val="00533E7D"/>
    <w:rsid w:val="005344E5"/>
    <w:rsid w:val="005345D9"/>
    <w:rsid w:val="005349AA"/>
    <w:rsid w:val="00534C82"/>
    <w:rsid w:val="00535D31"/>
    <w:rsid w:val="00536AB3"/>
    <w:rsid w:val="005370F4"/>
    <w:rsid w:val="00537442"/>
    <w:rsid w:val="00540105"/>
    <w:rsid w:val="0054044D"/>
    <w:rsid w:val="0054074D"/>
    <w:rsid w:val="00540C04"/>
    <w:rsid w:val="00541177"/>
    <w:rsid w:val="0054262D"/>
    <w:rsid w:val="00542AF7"/>
    <w:rsid w:val="00542C00"/>
    <w:rsid w:val="00542E19"/>
    <w:rsid w:val="00542E2C"/>
    <w:rsid w:val="0054458B"/>
    <w:rsid w:val="005447D4"/>
    <w:rsid w:val="005449F8"/>
    <w:rsid w:val="005456DA"/>
    <w:rsid w:val="00546C13"/>
    <w:rsid w:val="005472B0"/>
    <w:rsid w:val="0054772D"/>
    <w:rsid w:val="00549EC7"/>
    <w:rsid w:val="00550178"/>
    <w:rsid w:val="005505E9"/>
    <w:rsid w:val="00550778"/>
    <w:rsid w:val="005510F6"/>
    <w:rsid w:val="005512A5"/>
    <w:rsid w:val="00551DB1"/>
    <w:rsid w:val="00552284"/>
    <w:rsid w:val="00552ECA"/>
    <w:rsid w:val="0055330C"/>
    <w:rsid w:val="00553624"/>
    <w:rsid w:val="0055379D"/>
    <w:rsid w:val="00553AC5"/>
    <w:rsid w:val="00554EDD"/>
    <w:rsid w:val="005551C8"/>
    <w:rsid w:val="005551D5"/>
    <w:rsid w:val="005553A8"/>
    <w:rsid w:val="00555B86"/>
    <w:rsid w:val="00555DB9"/>
    <w:rsid w:val="00555E38"/>
    <w:rsid w:val="00556147"/>
    <w:rsid w:val="0055635F"/>
    <w:rsid w:val="00556A09"/>
    <w:rsid w:val="00556F90"/>
    <w:rsid w:val="005575B9"/>
    <w:rsid w:val="0055786F"/>
    <w:rsid w:val="00560524"/>
    <w:rsid w:val="005605BE"/>
    <w:rsid w:val="00560EFF"/>
    <w:rsid w:val="00560F32"/>
    <w:rsid w:val="0056332D"/>
    <w:rsid w:val="00563705"/>
    <w:rsid w:val="005642F2"/>
    <w:rsid w:val="00565134"/>
    <w:rsid w:val="005658D0"/>
    <w:rsid w:val="0056639D"/>
    <w:rsid w:val="005669AB"/>
    <w:rsid w:val="00566F45"/>
    <w:rsid w:val="00566F4D"/>
    <w:rsid w:val="00566F59"/>
    <w:rsid w:val="005706D2"/>
    <w:rsid w:val="00570B1D"/>
    <w:rsid w:val="00571ACC"/>
    <w:rsid w:val="0057423E"/>
    <w:rsid w:val="005748C6"/>
    <w:rsid w:val="00574AB0"/>
    <w:rsid w:val="00574AE4"/>
    <w:rsid w:val="00575094"/>
    <w:rsid w:val="00575844"/>
    <w:rsid w:val="00575C9F"/>
    <w:rsid w:val="005764A5"/>
    <w:rsid w:val="00576ABE"/>
    <w:rsid w:val="0058087B"/>
    <w:rsid w:val="005809BA"/>
    <w:rsid w:val="00580A90"/>
    <w:rsid w:val="00580ABD"/>
    <w:rsid w:val="00580B0A"/>
    <w:rsid w:val="005816E1"/>
    <w:rsid w:val="00581E08"/>
    <w:rsid w:val="00582AAF"/>
    <w:rsid w:val="00582F5D"/>
    <w:rsid w:val="00583378"/>
    <w:rsid w:val="0058370A"/>
    <w:rsid w:val="005840E8"/>
    <w:rsid w:val="00584177"/>
    <w:rsid w:val="00584BC3"/>
    <w:rsid w:val="00585BF1"/>
    <w:rsid w:val="00585C0D"/>
    <w:rsid w:val="0058653A"/>
    <w:rsid w:val="00586794"/>
    <w:rsid w:val="005873F4"/>
    <w:rsid w:val="00587573"/>
    <w:rsid w:val="00587A64"/>
    <w:rsid w:val="00587AE2"/>
    <w:rsid w:val="00590283"/>
    <w:rsid w:val="0059059D"/>
    <w:rsid w:val="00590B87"/>
    <w:rsid w:val="00590BBD"/>
    <w:rsid w:val="00590CD0"/>
    <w:rsid w:val="005911A0"/>
    <w:rsid w:val="005911D9"/>
    <w:rsid w:val="00591934"/>
    <w:rsid w:val="00592007"/>
    <w:rsid w:val="0059284F"/>
    <w:rsid w:val="00592D20"/>
    <w:rsid w:val="0059316A"/>
    <w:rsid w:val="005935C4"/>
    <w:rsid w:val="00594568"/>
    <w:rsid w:val="005949E0"/>
    <w:rsid w:val="005949F9"/>
    <w:rsid w:val="00594B2C"/>
    <w:rsid w:val="00594F03"/>
    <w:rsid w:val="005951A2"/>
    <w:rsid w:val="00595263"/>
    <w:rsid w:val="00595A34"/>
    <w:rsid w:val="005966AD"/>
    <w:rsid w:val="00597026"/>
    <w:rsid w:val="005979C7"/>
    <w:rsid w:val="00597C6D"/>
    <w:rsid w:val="00597F78"/>
    <w:rsid w:val="005A0837"/>
    <w:rsid w:val="005A109E"/>
    <w:rsid w:val="005A11C2"/>
    <w:rsid w:val="005A1AF4"/>
    <w:rsid w:val="005A22CE"/>
    <w:rsid w:val="005A2CD4"/>
    <w:rsid w:val="005A3817"/>
    <w:rsid w:val="005A3A0A"/>
    <w:rsid w:val="005A3FCA"/>
    <w:rsid w:val="005A4186"/>
    <w:rsid w:val="005A4A83"/>
    <w:rsid w:val="005A4EB4"/>
    <w:rsid w:val="005A4F4A"/>
    <w:rsid w:val="005A5035"/>
    <w:rsid w:val="005A50FC"/>
    <w:rsid w:val="005A5B14"/>
    <w:rsid w:val="005A615D"/>
    <w:rsid w:val="005A66FA"/>
    <w:rsid w:val="005A6A5E"/>
    <w:rsid w:val="005A6AB9"/>
    <w:rsid w:val="005A761B"/>
    <w:rsid w:val="005A7F35"/>
    <w:rsid w:val="005B08F6"/>
    <w:rsid w:val="005B0936"/>
    <w:rsid w:val="005B0CA4"/>
    <w:rsid w:val="005B1ACC"/>
    <w:rsid w:val="005B1F0D"/>
    <w:rsid w:val="005B248F"/>
    <w:rsid w:val="005B24C5"/>
    <w:rsid w:val="005B24D0"/>
    <w:rsid w:val="005B25EC"/>
    <w:rsid w:val="005B2AB8"/>
    <w:rsid w:val="005B3583"/>
    <w:rsid w:val="005B3C94"/>
    <w:rsid w:val="005B3F75"/>
    <w:rsid w:val="005B412F"/>
    <w:rsid w:val="005B4311"/>
    <w:rsid w:val="005B43A6"/>
    <w:rsid w:val="005B56CF"/>
    <w:rsid w:val="005B5863"/>
    <w:rsid w:val="005B6D25"/>
    <w:rsid w:val="005B786C"/>
    <w:rsid w:val="005C025F"/>
    <w:rsid w:val="005C06C9"/>
    <w:rsid w:val="005C0E6C"/>
    <w:rsid w:val="005C1E22"/>
    <w:rsid w:val="005C1FEF"/>
    <w:rsid w:val="005C2AF0"/>
    <w:rsid w:val="005C2D68"/>
    <w:rsid w:val="005C35D5"/>
    <w:rsid w:val="005C4611"/>
    <w:rsid w:val="005C54AA"/>
    <w:rsid w:val="005C56BB"/>
    <w:rsid w:val="005C6160"/>
    <w:rsid w:val="005C6B40"/>
    <w:rsid w:val="005D03CE"/>
    <w:rsid w:val="005D0E96"/>
    <w:rsid w:val="005D1571"/>
    <w:rsid w:val="005D195B"/>
    <w:rsid w:val="005D1E1D"/>
    <w:rsid w:val="005D2156"/>
    <w:rsid w:val="005D215B"/>
    <w:rsid w:val="005D260C"/>
    <w:rsid w:val="005D26FD"/>
    <w:rsid w:val="005D359A"/>
    <w:rsid w:val="005D3F5C"/>
    <w:rsid w:val="005D4A9D"/>
    <w:rsid w:val="005D4FA3"/>
    <w:rsid w:val="005D52F4"/>
    <w:rsid w:val="005D5F6D"/>
    <w:rsid w:val="005D6122"/>
    <w:rsid w:val="005D6358"/>
    <w:rsid w:val="005D65C8"/>
    <w:rsid w:val="005D69D9"/>
    <w:rsid w:val="005D6D50"/>
    <w:rsid w:val="005D7B30"/>
    <w:rsid w:val="005E13E1"/>
    <w:rsid w:val="005E18CC"/>
    <w:rsid w:val="005E1C3B"/>
    <w:rsid w:val="005E2277"/>
    <w:rsid w:val="005E2F78"/>
    <w:rsid w:val="005E3D1D"/>
    <w:rsid w:val="005E3E09"/>
    <w:rsid w:val="005E4ABB"/>
    <w:rsid w:val="005E5944"/>
    <w:rsid w:val="005E59B9"/>
    <w:rsid w:val="005E5B67"/>
    <w:rsid w:val="005E688D"/>
    <w:rsid w:val="005F000B"/>
    <w:rsid w:val="005F0240"/>
    <w:rsid w:val="005F0B74"/>
    <w:rsid w:val="005F1477"/>
    <w:rsid w:val="005F17B6"/>
    <w:rsid w:val="005F191A"/>
    <w:rsid w:val="005F1A88"/>
    <w:rsid w:val="005F2535"/>
    <w:rsid w:val="005F2CB7"/>
    <w:rsid w:val="005F39C4"/>
    <w:rsid w:val="005F40A3"/>
    <w:rsid w:val="005F4BF3"/>
    <w:rsid w:val="005F4F4B"/>
    <w:rsid w:val="005F5100"/>
    <w:rsid w:val="005F595C"/>
    <w:rsid w:val="005F5BA0"/>
    <w:rsid w:val="005F63A1"/>
    <w:rsid w:val="005F6490"/>
    <w:rsid w:val="005F72CF"/>
    <w:rsid w:val="005F7508"/>
    <w:rsid w:val="005F7F43"/>
    <w:rsid w:val="006002C5"/>
    <w:rsid w:val="0060059E"/>
    <w:rsid w:val="0060092E"/>
    <w:rsid w:val="00600BBF"/>
    <w:rsid w:val="00600DE1"/>
    <w:rsid w:val="006016F0"/>
    <w:rsid w:val="0060185B"/>
    <w:rsid w:val="006018A6"/>
    <w:rsid w:val="00601B78"/>
    <w:rsid w:val="006023CF"/>
    <w:rsid w:val="00602538"/>
    <w:rsid w:val="006025AE"/>
    <w:rsid w:val="00602656"/>
    <w:rsid w:val="006029C8"/>
    <w:rsid w:val="0060307F"/>
    <w:rsid w:val="00603E93"/>
    <w:rsid w:val="006042B7"/>
    <w:rsid w:val="00604439"/>
    <w:rsid w:val="0060484F"/>
    <w:rsid w:val="006051DC"/>
    <w:rsid w:val="0060520D"/>
    <w:rsid w:val="006057F3"/>
    <w:rsid w:val="00606083"/>
    <w:rsid w:val="006060CF"/>
    <w:rsid w:val="0060689D"/>
    <w:rsid w:val="00606CDB"/>
    <w:rsid w:val="00606E34"/>
    <w:rsid w:val="00607AB4"/>
    <w:rsid w:val="00607BE6"/>
    <w:rsid w:val="00611202"/>
    <w:rsid w:val="006115B9"/>
    <w:rsid w:val="006118F6"/>
    <w:rsid w:val="00612160"/>
    <w:rsid w:val="0061238B"/>
    <w:rsid w:val="00612A7E"/>
    <w:rsid w:val="00612EFF"/>
    <w:rsid w:val="00612F96"/>
    <w:rsid w:val="006132E0"/>
    <w:rsid w:val="00613967"/>
    <w:rsid w:val="00614B7D"/>
    <w:rsid w:val="006158FE"/>
    <w:rsid w:val="00615BE2"/>
    <w:rsid w:val="00617005"/>
    <w:rsid w:val="0061723E"/>
    <w:rsid w:val="0061791E"/>
    <w:rsid w:val="00617E0C"/>
    <w:rsid w:val="00617FC9"/>
    <w:rsid w:val="00617FDD"/>
    <w:rsid w:val="006202B2"/>
    <w:rsid w:val="00620B0A"/>
    <w:rsid w:val="006210D4"/>
    <w:rsid w:val="0062138A"/>
    <w:rsid w:val="00621466"/>
    <w:rsid w:val="00621883"/>
    <w:rsid w:val="00621D4B"/>
    <w:rsid w:val="00621FF7"/>
    <w:rsid w:val="0062269D"/>
    <w:rsid w:val="00622F09"/>
    <w:rsid w:val="00623373"/>
    <w:rsid w:val="0062358F"/>
    <w:rsid w:val="00623A1E"/>
    <w:rsid w:val="00623F84"/>
    <w:rsid w:val="0062448C"/>
    <w:rsid w:val="00626048"/>
    <w:rsid w:val="00626338"/>
    <w:rsid w:val="00626BCD"/>
    <w:rsid w:val="00627032"/>
    <w:rsid w:val="00627A42"/>
    <w:rsid w:val="00627EFB"/>
    <w:rsid w:val="00630A1A"/>
    <w:rsid w:val="00630C6D"/>
    <w:rsid w:val="006310BA"/>
    <w:rsid w:val="0063115E"/>
    <w:rsid w:val="00631879"/>
    <w:rsid w:val="00631CF1"/>
    <w:rsid w:val="00631DE2"/>
    <w:rsid w:val="00631F07"/>
    <w:rsid w:val="006322D9"/>
    <w:rsid w:val="006338FE"/>
    <w:rsid w:val="00633D45"/>
    <w:rsid w:val="0063429F"/>
    <w:rsid w:val="00634D0C"/>
    <w:rsid w:val="006401B9"/>
    <w:rsid w:val="00640522"/>
    <w:rsid w:val="00640E33"/>
    <w:rsid w:val="006417BB"/>
    <w:rsid w:val="00641B21"/>
    <w:rsid w:val="00642155"/>
    <w:rsid w:val="006422D1"/>
    <w:rsid w:val="006425A1"/>
    <w:rsid w:val="006425D8"/>
    <w:rsid w:val="00642BD3"/>
    <w:rsid w:val="00642D69"/>
    <w:rsid w:val="006435DC"/>
    <w:rsid w:val="006436C2"/>
    <w:rsid w:val="00643880"/>
    <w:rsid w:val="00643FC7"/>
    <w:rsid w:val="006441C4"/>
    <w:rsid w:val="00644748"/>
    <w:rsid w:val="00644850"/>
    <w:rsid w:val="006451C2"/>
    <w:rsid w:val="006474FF"/>
    <w:rsid w:val="00650449"/>
    <w:rsid w:val="006510FB"/>
    <w:rsid w:val="00651299"/>
    <w:rsid w:val="00651472"/>
    <w:rsid w:val="00651940"/>
    <w:rsid w:val="00652912"/>
    <w:rsid w:val="00652E49"/>
    <w:rsid w:val="00652ECA"/>
    <w:rsid w:val="00654ABD"/>
    <w:rsid w:val="00654FEE"/>
    <w:rsid w:val="0065586C"/>
    <w:rsid w:val="006560F3"/>
    <w:rsid w:val="00656348"/>
    <w:rsid w:val="0065652A"/>
    <w:rsid w:val="00656872"/>
    <w:rsid w:val="00656E28"/>
    <w:rsid w:val="006572BA"/>
    <w:rsid w:val="00657448"/>
    <w:rsid w:val="00657C57"/>
    <w:rsid w:val="00657DF8"/>
    <w:rsid w:val="0066006D"/>
    <w:rsid w:val="006600AC"/>
    <w:rsid w:val="00660129"/>
    <w:rsid w:val="00660A53"/>
    <w:rsid w:val="00660E0E"/>
    <w:rsid w:val="00661270"/>
    <w:rsid w:val="006616C7"/>
    <w:rsid w:val="006628C4"/>
    <w:rsid w:val="00662E64"/>
    <w:rsid w:val="006635D0"/>
    <w:rsid w:val="00663723"/>
    <w:rsid w:val="00663774"/>
    <w:rsid w:val="0066472C"/>
    <w:rsid w:val="0066494D"/>
    <w:rsid w:val="0066499D"/>
    <w:rsid w:val="00664BC9"/>
    <w:rsid w:val="00665242"/>
    <w:rsid w:val="00665BF0"/>
    <w:rsid w:val="00665F4D"/>
    <w:rsid w:val="00665F62"/>
    <w:rsid w:val="00666117"/>
    <w:rsid w:val="0066663E"/>
    <w:rsid w:val="00666B6E"/>
    <w:rsid w:val="0066718F"/>
    <w:rsid w:val="00670C01"/>
    <w:rsid w:val="006712FE"/>
    <w:rsid w:val="00671AA7"/>
    <w:rsid w:val="00672833"/>
    <w:rsid w:val="00672F5D"/>
    <w:rsid w:val="0067312F"/>
    <w:rsid w:val="0067493C"/>
    <w:rsid w:val="00675007"/>
    <w:rsid w:val="006754E5"/>
    <w:rsid w:val="006754FA"/>
    <w:rsid w:val="00675638"/>
    <w:rsid w:val="00675848"/>
    <w:rsid w:val="0067642C"/>
    <w:rsid w:val="006765A1"/>
    <w:rsid w:val="0067696B"/>
    <w:rsid w:val="00677210"/>
    <w:rsid w:val="0068068E"/>
    <w:rsid w:val="00680BD9"/>
    <w:rsid w:val="00680EE5"/>
    <w:rsid w:val="00681DAB"/>
    <w:rsid w:val="006830DC"/>
    <w:rsid w:val="006831E7"/>
    <w:rsid w:val="0068440B"/>
    <w:rsid w:val="00684C67"/>
    <w:rsid w:val="0068510A"/>
    <w:rsid w:val="00685558"/>
    <w:rsid w:val="00685708"/>
    <w:rsid w:val="00685D17"/>
    <w:rsid w:val="00686056"/>
    <w:rsid w:val="00686510"/>
    <w:rsid w:val="00686AC0"/>
    <w:rsid w:val="006905E8"/>
    <w:rsid w:val="00690904"/>
    <w:rsid w:val="00690A15"/>
    <w:rsid w:val="00690CAC"/>
    <w:rsid w:val="00691A2D"/>
    <w:rsid w:val="00692851"/>
    <w:rsid w:val="0069322C"/>
    <w:rsid w:val="0069390D"/>
    <w:rsid w:val="00694606"/>
    <w:rsid w:val="00694780"/>
    <w:rsid w:val="00695346"/>
    <w:rsid w:val="0069603E"/>
    <w:rsid w:val="00696794"/>
    <w:rsid w:val="00696FC1"/>
    <w:rsid w:val="006A0041"/>
    <w:rsid w:val="006A017B"/>
    <w:rsid w:val="006A0859"/>
    <w:rsid w:val="006A0AA2"/>
    <w:rsid w:val="006A0CAE"/>
    <w:rsid w:val="006A0F7E"/>
    <w:rsid w:val="006A10D0"/>
    <w:rsid w:val="006A166C"/>
    <w:rsid w:val="006A195C"/>
    <w:rsid w:val="006A3223"/>
    <w:rsid w:val="006A3B1D"/>
    <w:rsid w:val="006A408D"/>
    <w:rsid w:val="006A4AE7"/>
    <w:rsid w:val="006A4C1F"/>
    <w:rsid w:val="006A4CA1"/>
    <w:rsid w:val="006A5F9E"/>
    <w:rsid w:val="006A65C0"/>
    <w:rsid w:val="006A66FA"/>
    <w:rsid w:val="006A72B3"/>
    <w:rsid w:val="006A7477"/>
    <w:rsid w:val="006A75DF"/>
    <w:rsid w:val="006A782A"/>
    <w:rsid w:val="006A789A"/>
    <w:rsid w:val="006B09E8"/>
    <w:rsid w:val="006B111B"/>
    <w:rsid w:val="006B1EEA"/>
    <w:rsid w:val="006B35B3"/>
    <w:rsid w:val="006B3C86"/>
    <w:rsid w:val="006B3FB0"/>
    <w:rsid w:val="006B3FD8"/>
    <w:rsid w:val="006B45F8"/>
    <w:rsid w:val="006B47A5"/>
    <w:rsid w:val="006B49C3"/>
    <w:rsid w:val="006B523F"/>
    <w:rsid w:val="006B52FB"/>
    <w:rsid w:val="006B5A14"/>
    <w:rsid w:val="006B6576"/>
    <w:rsid w:val="006B66AB"/>
    <w:rsid w:val="006B6F7A"/>
    <w:rsid w:val="006B7185"/>
    <w:rsid w:val="006B76C1"/>
    <w:rsid w:val="006B7712"/>
    <w:rsid w:val="006B78C8"/>
    <w:rsid w:val="006B7915"/>
    <w:rsid w:val="006B7F8C"/>
    <w:rsid w:val="006C0D0F"/>
    <w:rsid w:val="006C1050"/>
    <w:rsid w:val="006C1518"/>
    <w:rsid w:val="006C1935"/>
    <w:rsid w:val="006C1CEC"/>
    <w:rsid w:val="006C235A"/>
    <w:rsid w:val="006C3229"/>
    <w:rsid w:val="006C38D9"/>
    <w:rsid w:val="006C4233"/>
    <w:rsid w:val="006C4CC0"/>
    <w:rsid w:val="006C4FD0"/>
    <w:rsid w:val="006C52CF"/>
    <w:rsid w:val="006C5401"/>
    <w:rsid w:val="006C5787"/>
    <w:rsid w:val="006C5F19"/>
    <w:rsid w:val="006C641D"/>
    <w:rsid w:val="006C68F5"/>
    <w:rsid w:val="006C7C9A"/>
    <w:rsid w:val="006C7CC5"/>
    <w:rsid w:val="006D0179"/>
    <w:rsid w:val="006D0A67"/>
    <w:rsid w:val="006D0B07"/>
    <w:rsid w:val="006D1711"/>
    <w:rsid w:val="006D1FB9"/>
    <w:rsid w:val="006D342C"/>
    <w:rsid w:val="006D394C"/>
    <w:rsid w:val="006D4944"/>
    <w:rsid w:val="006D5062"/>
    <w:rsid w:val="006D5490"/>
    <w:rsid w:val="006D583A"/>
    <w:rsid w:val="006D5936"/>
    <w:rsid w:val="006D70C8"/>
    <w:rsid w:val="006D79EF"/>
    <w:rsid w:val="006D7C1D"/>
    <w:rsid w:val="006D7E72"/>
    <w:rsid w:val="006E08EC"/>
    <w:rsid w:val="006E11FE"/>
    <w:rsid w:val="006E192E"/>
    <w:rsid w:val="006E2651"/>
    <w:rsid w:val="006E26EF"/>
    <w:rsid w:val="006E285A"/>
    <w:rsid w:val="006E2E08"/>
    <w:rsid w:val="006E3057"/>
    <w:rsid w:val="006E314A"/>
    <w:rsid w:val="006E42CE"/>
    <w:rsid w:val="006E45FA"/>
    <w:rsid w:val="006E5700"/>
    <w:rsid w:val="006E647E"/>
    <w:rsid w:val="006E72BD"/>
    <w:rsid w:val="006E7842"/>
    <w:rsid w:val="006E7E19"/>
    <w:rsid w:val="006E7EFA"/>
    <w:rsid w:val="006F00CE"/>
    <w:rsid w:val="006F12E8"/>
    <w:rsid w:val="006F1337"/>
    <w:rsid w:val="006F1DE3"/>
    <w:rsid w:val="006F2F8F"/>
    <w:rsid w:val="006F33EC"/>
    <w:rsid w:val="006F3529"/>
    <w:rsid w:val="006F3692"/>
    <w:rsid w:val="006F4734"/>
    <w:rsid w:val="006F4927"/>
    <w:rsid w:val="006F507F"/>
    <w:rsid w:val="006F50D2"/>
    <w:rsid w:val="006F57B3"/>
    <w:rsid w:val="006F5A23"/>
    <w:rsid w:val="006F655B"/>
    <w:rsid w:val="006F6882"/>
    <w:rsid w:val="006F73F1"/>
    <w:rsid w:val="006F78B6"/>
    <w:rsid w:val="00700856"/>
    <w:rsid w:val="00700913"/>
    <w:rsid w:val="00701650"/>
    <w:rsid w:val="00701EC4"/>
    <w:rsid w:val="0070400C"/>
    <w:rsid w:val="00704076"/>
    <w:rsid w:val="0070421F"/>
    <w:rsid w:val="0070425B"/>
    <w:rsid w:val="007043AE"/>
    <w:rsid w:val="00704871"/>
    <w:rsid w:val="007049D0"/>
    <w:rsid w:val="00705146"/>
    <w:rsid w:val="007053C1"/>
    <w:rsid w:val="007059D9"/>
    <w:rsid w:val="00705C15"/>
    <w:rsid w:val="00705C6B"/>
    <w:rsid w:val="00706A22"/>
    <w:rsid w:val="007071E8"/>
    <w:rsid w:val="0070794F"/>
    <w:rsid w:val="00707D9C"/>
    <w:rsid w:val="0071035D"/>
    <w:rsid w:val="00710E85"/>
    <w:rsid w:val="0071109F"/>
    <w:rsid w:val="007121FB"/>
    <w:rsid w:val="00712F61"/>
    <w:rsid w:val="00712FE7"/>
    <w:rsid w:val="007132C4"/>
    <w:rsid w:val="007132F9"/>
    <w:rsid w:val="007134E5"/>
    <w:rsid w:val="007141E0"/>
    <w:rsid w:val="00714297"/>
    <w:rsid w:val="00714718"/>
    <w:rsid w:val="00714C49"/>
    <w:rsid w:val="00715B35"/>
    <w:rsid w:val="00715E01"/>
    <w:rsid w:val="0071643A"/>
    <w:rsid w:val="0071697A"/>
    <w:rsid w:val="00717CB4"/>
    <w:rsid w:val="0072010E"/>
    <w:rsid w:val="0072051E"/>
    <w:rsid w:val="00720FB8"/>
    <w:rsid w:val="00721023"/>
    <w:rsid w:val="007212C1"/>
    <w:rsid w:val="00721550"/>
    <w:rsid w:val="0072193F"/>
    <w:rsid w:val="0072263A"/>
    <w:rsid w:val="00722827"/>
    <w:rsid w:val="00722914"/>
    <w:rsid w:val="007236D0"/>
    <w:rsid w:val="00723B72"/>
    <w:rsid w:val="00723C0B"/>
    <w:rsid w:val="007240D8"/>
    <w:rsid w:val="00724402"/>
    <w:rsid w:val="00724994"/>
    <w:rsid w:val="0072584A"/>
    <w:rsid w:val="00725D1C"/>
    <w:rsid w:val="007262C8"/>
    <w:rsid w:val="007264A4"/>
    <w:rsid w:val="00726893"/>
    <w:rsid w:val="00726A74"/>
    <w:rsid w:val="00726CDB"/>
    <w:rsid w:val="0072726C"/>
    <w:rsid w:val="00727D6F"/>
    <w:rsid w:val="007300F3"/>
    <w:rsid w:val="00730470"/>
    <w:rsid w:val="007312DE"/>
    <w:rsid w:val="007315C2"/>
    <w:rsid w:val="007316FE"/>
    <w:rsid w:val="00731E60"/>
    <w:rsid w:val="00731F3B"/>
    <w:rsid w:val="007320E7"/>
    <w:rsid w:val="00732A1F"/>
    <w:rsid w:val="00732D70"/>
    <w:rsid w:val="00733197"/>
    <w:rsid w:val="00733845"/>
    <w:rsid w:val="00733D23"/>
    <w:rsid w:val="00733F59"/>
    <w:rsid w:val="00734015"/>
    <w:rsid w:val="00734648"/>
    <w:rsid w:val="0073490A"/>
    <w:rsid w:val="00735571"/>
    <w:rsid w:val="00735B33"/>
    <w:rsid w:val="00736124"/>
    <w:rsid w:val="007362C9"/>
    <w:rsid w:val="00736443"/>
    <w:rsid w:val="007365AD"/>
    <w:rsid w:val="00736A2E"/>
    <w:rsid w:val="007371A6"/>
    <w:rsid w:val="007371ED"/>
    <w:rsid w:val="00737231"/>
    <w:rsid w:val="007376F2"/>
    <w:rsid w:val="00740635"/>
    <w:rsid w:val="0074133D"/>
    <w:rsid w:val="0074143B"/>
    <w:rsid w:val="0074168C"/>
    <w:rsid w:val="00741744"/>
    <w:rsid w:val="00741ED8"/>
    <w:rsid w:val="00741FB4"/>
    <w:rsid w:val="00742B7D"/>
    <w:rsid w:val="007430B5"/>
    <w:rsid w:val="0074353B"/>
    <w:rsid w:val="007442AB"/>
    <w:rsid w:val="0074476F"/>
    <w:rsid w:val="00747EC0"/>
    <w:rsid w:val="00750111"/>
    <w:rsid w:val="0075164C"/>
    <w:rsid w:val="007521A7"/>
    <w:rsid w:val="007528CF"/>
    <w:rsid w:val="00752AAE"/>
    <w:rsid w:val="00754F7C"/>
    <w:rsid w:val="007562A7"/>
    <w:rsid w:val="0075650D"/>
    <w:rsid w:val="00757318"/>
    <w:rsid w:val="0076105B"/>
    <w:rsid w:val="00761268"/>
    <w:rsid w:val="007617C6"/>
    <w:rsid w:val="00761C13"/>
    <w:rsid w:val="00761F9F"/>
    <w:rsid w:val="00762622"/>
    <w:rsid w:val="007628FC"/>
    <w:rsid w:val="00763270"/>
    <w:rsid w:val="00763647"/>
    <w:rsid w:val="0076374A"/>
    <w:rsid w:val="007647DB"/>
    <w:rsid w:val="00764A8F"/>
    <w:rsid w:val="0076500D"/>
    <w:rsid w:val="007651D1"/>
    <w:rsid w:val="00765792"/>
    <w:rsid w:val="00767AFB"/>
    <w:rsid w:val="00767DC0"/>
    <w:rsid w:val="0077015C"/>
    <w:rsid w:val="00770352"/>
    <w:rsid w:val="00772D9D"/>
    <w:rsid w:val="00773174"/>
    <w:rsid w:val="007731BC"/>
    <w:rsid w:val="00773536"/>
    <w:rsid w:val="0077397E"/>
    <w:rsid w:val="00773DE5"/>
    <w:rsid w:val="00773E27"/>
    <w:rsid w:val="007745FC"/>
    <w:rsid w:val="0077474A"/>
    <w:rsid w:val="00774819"/>
    <w:rsid w:val="00775260"/>
    <w:rsid w:val="00775477"/>
    <w:rsid w:val="00775EE6"/>
    <w:rsid w:val="0077612E"/>
    <w:rsid w:val="007765F0"/>
    <w:rsid w:val="0077694D"/>
    <w:rsid w:val="00777EA2"/>
    <w:rsid w:val="00777EE5"/>
    <w:rsid w:val="007808E1"/>
    <w:rsid w:val="00780B1D"/>
    <w:rsid w:val="00780D9D"/>
    <w:rsid w:val="00780E51"/>
    <w:rsid w:val="007813DD"/>
    <w:rsid w:val="00781604"/>
    <w:rsid w:val="0078275A"/>
    <w:rsid w:val="00782A82"/>
    <w:rsid w:val="0078307D"/>
    <w:rsid w:val="00783F24"/>
    <w:rsid w:val="0078463D"/>
    <w:rsid w:val="007847BE"/>
    <w:rsid w:val="00784A8B"/>
    <w:rsid w:val="00784A92"/>
    <w:rsid w:val="00784B91"/>
    <w:rsid w:val="00784BCE"/>
    <w:rsid w:val="007860C9"/>
    <w:rsid w:val="007872E5"/>
    <w:rsid w:val="00787782"/>
    <w:rsid w:val="0078794C"/>
    <w:rsid w:val="0079010C"/>
    <w:rsid w:val="00790258"/>
    <w:rsid w:val="00790357"/>
    <w:rsid w:val="00790E02"/>
    <w:rsid w:val="00790E5E"/>
    <w:rsid w:val="00790FD3"/>
    <w:rsid w:val="0079108A"/>
    <w:rsid w:val="007912B3"/>
    <w:rsid w:val="0079162D"/>
    <w:rsid w:val="00791BF3"/>
    <w:rsid w:val="00791E9A"/>
    <w:rsid w:val="00792656"/>
    <w:rsid w:val="0079308E"/>
    <w:rsid w:val="00793091"/>
    <w:rsid w:val="00793486"/>
    <w:rsid w:val="007936A5"/>
    <w:rsid w:val="0079430F"/>
    <w:rsid w:val="0079484F"/>
    <w:rsid w:val="00795850"/>
    <w:rsid w:val="00796100"/>
    <w:rsid w:val="00796E34"/>
    <w:rsid w:val="007A07EA"/>
    <w:rsid w:val="007A0DC5"/>
    <w:rsid w:val="007A1066"/>
    <w:rsid w:val="007A12B1"/>
    <w:rsid w:val="007A26AA"/>
    <w:rsid w:val="007A2701"/>
    <w:rsid w:val="007A2DC8"/>
    <w:rsid w:val="007A2DF3"/>
    <w:rsid w:val="007A3C69"/>
    <w:rsid w:val="007A442B"/>
    <w:rsid w:val="007A4951"/>
    <w:rsid w:val="007A4976"/>
    <w:rsid w:val="007A517E"/>
    <w:rsid w:val="007A5281"/>
    <w:rsid w:val="007A6354"/>
    <w:rsid w:val="007A699F"/>
    <w:rsid w:val="007A7492"/>
    <w:rsid w:val="007A7E2E"/>
    <w:rsid w:val="007B01D0"/>
    <w:rsid w:val="007B0540"/>
    <w:rsid w:val="007B05A7"/>
    <w:rsid w:val="007B089B"/>
    <w:rsid w:val="007B103F"/>
    <w:rsid w:val="007B1797"/>
    <w:rsid w:val="007B1A96"/>
    <w:rsid w:val="007B2709"/>
    <w:rsid w:val="007B2B30"/>
    <w:rsid w:val="007B3051"/>
    <w:rsid w:val="007B3C18"/>
    <w:rsid w:val="007B3EB5"/>
    <w:rsid w:val="007B5532"/>
    <w:rsid w:val="007B5715"/>
    <w:rsid w:val="007B5740"/>
    <w:rsid w:val="007B6E35"/>
    <w:rsid w:val="007B7DBE"/>
    <w:rsid w:val="007C06EA"/>
    <w:rsid w:val="007C0AB0"/>
    <w:rsid w:val="007C192A"/>
    <w:rsid w:val="007C29EF"/>
    <w:rsid w:val="007C3030"/>
    <w:rsid w:val="007C3115"/>
    <w:rsid w:val="007C37EC"/>
    <w:rsid w:val="007C40C5"/>
    <w:rsid w:val="007C4B02"/>
    <w:rsid w:val="007C4E98"/>
    <w:rsid w:val="007C53C8"/>
    <w:rsid w:val="007C5606"/>
    <w:rsid w:val="007C6916"/>
    <w:rsid w:val="007C7246"/>
    <w:rsid w:val="007C730A"/>
    <w:rsid w:val="007C7674"/>
    <w:rsid w:val="007C7BB7"/>
    <w:rsid w:val="007C7F67"/>
    <w:rsid w:val="007D0577"/>
    <w:rsid w:val="007D1892"/>
    <w:rsid w:val="007D1B91"/>
    <w:rsid w:val="007D1F93"/>
    <w:rsid w:val="007D1FAC"/>
    <w:rsid w:val="007D2072"/>
    <w:rsid w:val="007D25D8"/>
    <w:rsid w:val="007D2A8E"/>
    <w:rsid w:val="007D3128"/>
    <w:rsid w:val="007D36E0"/>
    <w:rsid w:val="007D46ED"/>
    <w:rsid w:val="007D4A37"/>
    <w:rsid w:val="007D540F"/>
    <w:rsid w:val="007D5AF7"/>
    <w:rsid w:val="007D5F0D"/>
    <w:rsid w:val="007D6B17"/>
    <w:rsid w:val="007D737B"/>
    <w:rsid w:val="007E0FF7"/>
    <w:rsid w:val="007E12A3"/>
    <w:rsid w:val="007E1773"/>
    <w:rsid w:val="007E1D18"/>
    <w:rsid w:val="007E2496"/>
    <w:rsid w:val="007E24CE"/>
    <w:rsid w:val="007E2808"/>
    <w:rsid w:val="007E2AA7"/>
    <w:rsid w:val="007E35EF"/>
    <w:rsid w:val="007E3E37"/>
    <w:rsid w:val="007E418E"/>
    <w:rsid w:val="007E4472"/>
    <w:rsid w:val="007E47EB"/>
    <w:rsid w:val="007E50F8"/>
    <w:rsid w:val="007E594D"/>
    <w:rsid w:val="007E6060"/>
    <w:rsid w:val="007E627E"/>
    <w:rsid w:val="007E6731"/>
    <w:rsid w:val="007E6E86"/>
    <w:rsid w:val="007E7884"/>
    <w:rsid w:val="007F00F8"/>
    <w:rsid w:val="007F0942"/>
    <w:rsid w:val="007F0E87"/>
    <w:rsid w:val="007F1E17"/>
    <w:rsid w:val="007F276D"/>
    <w:rsid w:val="007F2D42"/>
    <w:rsid w:val="007F323A"/>
    <w:rsid w:val="007F4E51"/>
    <w:rsid w:val="007F51FB"/>
    <w:rsid w:val="007F5B07"/>
    <w:rsid w:val="007F6193"/>
    <w:rsid w:val="007F6F0B"/>
    <w:rsid w:val="007F70D1"/>
    <w:rsid w:val="007F7697"/>
    <w:rsid w:val="008000AC"/>
    <w:rsid w:val="008004B7"/>
    <w:rsid w:val="008005EB"/>
    <w:rsid w:val="00802DE2"/>
    <w:rsid w:val="00803990"/>
    <w:rsid w:val="00803EDE"/>
    <w:rsid w:val="00804525"/>
    <w:rsid w:val="00804E8C"/>
    <w:rsid w:val="00805280"/>
    <w:rsid w:val="00805299"/>
    <w:rsid w:val="00805C4E"/>
    <w:rsid w:val="00805E35"/>
    <w:rsid w:val="00806F97"/>
    <w:rsid w:val="00807058"/>
    <w:rsid w:val="0080707F"/>
    <w:rsid w:val="00807613"/>
    <w:rsid w:val="00807DA9"/>
    <w:rsid w:val="008104A2"/>
    <w:rsid w:val="00810E58"/>
    <w:rsid w:val="008111A2"/>
    <w:rsid w:val="00811E83"/>
    <w:rsid w:val="0081205F"/>
    <w:rsid w:val="0081297F"/>
    <w:rsid w:val="00813903"/>
    <w:rsid w:val="008141FC"/>
    <w:rsid w:val="00815704"/>
    <w:rsid w:val="00816BAF"/>
    <w:rsid w:val="008178AE"/>
    <w:rsid w:val="00817BAD"/>
    <w:rsid w:val="00820743"/>
    <w:rsid w:val="00820CAE"/>
    <w:rsid w:val="00821296"/>
    <w:rsid w:val="00821A3C"/>
    <w:rsid w:val="00821DCC"/>
    <w:rsid w:val="00821E22"/>
    <w:rsid w:val="00822BCF"/>
    <w:rsid w:val="00823C32"/>
    <w:rsid w:val="00823C6F"/>
    <w:rsid w:val="00824263"/>
    <w:rsid w:val="008246F4"/>
    <w:rsid w:val="00824EDA"/>
    <w:rsid w:val="00824EED"/>
    <w:rsid w:val="0082507F"/>
    <w:rsid w:val="00825EB9"/>
    <w:rsid w:val="00826862"/>
    <w:rsid w:val="00827052"/>
    <w:rsid w:val="008302F4"/>
    <w:rsid w:val="0083107C"/>
    <w:rsid w:val="00832A45"/>
    <w:rsid w:val="00832F54"/>
    <w:rsid w:val="00833A0B"/>
    <w:rsid w:val="00833CC5"/>
    <w:rsid w:val="0083452E"/>
    <w:rsid w:val="00837446"/>
    <w:rsid w:val="00837F7F"/>
    <w:rsid w:val="008404E5"/>
    <w:rsid w:val="008411D9"/>
    <w:rsid w:val="0084128F"/>
    <w:rsid w:val="00841391"/>
    <w:rsid w:val="008420B0"/>
    <w:rsid w:val="008426BE"/>
    <w:rsid w:val="008446B3"/>
    <w:rsid w:val="00844FB6"/>
    <w:rsid w:val="00845483"/>
    <w:rsid w:val="008455B3"/>
    <w:rsid w:val="00845748"/>
    <w:rsid w:val="00845D1C"/>
    <w:rsid w:val="0084618B"/>
    <w:rsid w:val="0084643C"/>
    <w:rsid w:val="00846462"/>
    <w:rsid w:val="008465E9"/>
    <w:rsid w:val="00846628"/>
    <w:rsid w:val="00846C67"/>
    <w:rsid w:val="00847609"/>
    <w:rsid w:val="008478E2"/>
    <w:rsid w:val="00847B32"/>
    <w:rsid w:val="008501CC"/>
    <w:rsid w:val="008505A2"/>
    <w:rsid w:val="008506A6"/>
    <w:rsid w:val="008506BF"/>
    <w:rsid w:val="00850E59"/>
    <w:rsid w:val="00851040"/>
    <w:rsid w:val="00851D61"/>
    <w:rsid w:val="00852322"/>
    <w:rsid w:val="008526FB"/>
    <w:rsid w:val="00852916"/>
    <w:rsid w:val="00852A94"/>
    <w:rsid w:val="00853848"/>
    <w:rsid w:val="00854421"/>
    <w:rsid w:val="00854567"/>
    <w:rsid w:val="00854DFE"/>
    <w:rsid w:val="00855133"/>
    <w:rsid w:val="008555BC"/>
    <w:rsid w:val="008567FD"/>
    <w:rsid w:val="008569CC"/>
    <w:rsid w:val="00856B20"/>
    <w:rsid w:val="00856F83"/>
    <w:rsid w:val="0085735B"/>
    <w:rsid w:val="00857801"/>
    <w:rsid w:val="00860102"/>
    <w:rsid w:val="00860319"/>
    <w:rsid w:val="00860CE0"/>
    <w:rsid w:val="00861735"/>
    <w:rsid w:val="00861AAB"/>
    <w:rsid w:val="00861DA3"/>
    <w:rsid w:val="008623DF"/>
    <w:rsid w:val="00862AF0"/>
    <w:rsid w:val="00862DDA"/>
    <w:rsid w:val="0086308D"/>
    <w:rsid w:val="008638AD"/>
    <w:rsid w:val="008649C2"/>
    <w:rsid w:val="00864D05"/>
    <w:rsid w:val="00865336"/>
    <w:rsid w:val="008660BC"/>
    <w:rsid w:val="00866B0D"/>
    <w:rsid w:val="00866DF6"/>
    <w:rsid w:val="00866F53"/>
    <w:rsid w:val="0086775A"/>
    <w:rsid w:val="00867912"/>
    <w:rsid w:val="008701EB"/>
    <w:rsid w:val="00871138"/>
    <w:rsid w:val="00871E8C"/>
    <w:rsid w:val="00872FC6"/>
    <w:rsid w:val="0087310D"/>
    <w:rsid w:val="008731AF"/>
    <w:rsid w:val="00873C1A"/>
    <w:rsid w:val="00874BF6"/>
    <w:rsid w:val="008762AE"/>
    <w:rsid w:val="008765D8"/>
    <w:rsid w:val="00876B0E"/>
    <w:rsid w:val="0087761C"/>
    <w:rsid w:val="0087768F"/>
    <w:rsid w:val="00877850"/>
    <w:rsid w:val="0087CAF9"/>
    <w:rsid w:val="0088041D"/>
    <w:rsid w:val="008804AF"/>
    <w:rsid w:val="008807B2"/>
    <w:rsid w:val="008809DF"/>
    <w:rsid w:val="008813FC"/>
    <w:rsid w:val="008814B7"/>
    <w:rsid w:val="008816F4"/>
    <w:rsid w:val="00881B73"/>
    <w:rsid w:val="00881F42"/>
    <w:rsid w:val="00881F7B"/>
    <w:rsid w:val="00882215"/>
    <w:rsid w:val="008830A8"/>
    <w:rsid w:val="00883A0B"/>
    <w:rsid w:val="00884BCB"/>
    <w:rsid w:val="00884E40"/>
    <w:rsid w:val="00885432"/>
    <w:rsid w:val="00885CC4"/>
    <w:rsid w:val="00886ABF"/>
    <w:rsid w:val="00886F45"/>
    <w:rsid w:val="008872B6"/>
    <w:rsid w:val="00887A59"/>
    <w:rsid w:val="00887DA3"/>
    <w:rsid w:val="008904AE"/>
    <w:rsid w:val="00890796"/>
    <w:rsid w:val="008912B6"/>
    <w:rsid w:val="008914F5"/>
    <w:rsid w:val="0089182F"/>
    <w:rsid w:val="008927C2"/>
    <w:rsid w:val="00892A6A"/>
    <w:rsid w:val="00892D23"/>
    <w:rsid w:val="008931D7"/>
    <w:rsid w:val="008937EC"/>
    <w:rsid w:val="00893CCD"/>
    <w:rsid w:val="00894666"/>
    <w:rsid w:val="008952E4"/>
    <w:rsid w:val="008953CA"/>
    <w:rsid w:val="00895771"/>
    <w:rsid w:val="0089607A"/>
    <w:rsid w:val="00896B5E"/>
    <w:rsid w:val="00896EF8"/>
    <w:rsid w:val="00897B9C"/>
    <w:rsid w:val="008A026E"/>
    <w:rsid w:val="008A0508"/>
    <w:rsid w:val="008A0FF1"/>
    <w:rsid w:val="008A17D7"/>
    <w:rsid w:val="008A1F59"/>
    <w:rsid w:val="008A2734"/>
    <w:rsid w:val="008A273B"/>
    <w:rsid w:val="008A2C87"/>
    <w:rsid w:val="008A2DA9"/>
    <w:rsid w:val="008A2F8F"/>
    <w:rsid w:val="008A3E05"/>
    <w:rsid w:val="008A457A"/>
    <w:rsid w:val="008A4733"/>
    <w:rsid w:val="008A4EE0"/>
    <w:rsid w:val="008A5138"/>
    <w:rsid w:val="008A5264"/>
    <w:rsid w:val="008A78FC"/>
    <w:rsid w:val="008A7A9E"/>
    <w:rsid w:val="008A7DCD"/>
    <w:rsid w:val="008B0074"/>
    <w:rsid w:val="008B01A3"/>
    <w:rsid w:val="008B0C9F"/>
    <w:rsid w:val="008B116E"/>
    <w:rsid w:val="008B1311"/>
    <w:rsid w:val="008B199A"/>
    <w:rsid w:val="008B22AE"/>
    <w:rsid w:val="008B2448"/>
    <w:rsid w:val="008B2A93"/>
    <w:rsid w:val="008B2FE3"/>
    <w:rsid w:val="008B3593"/>
    <w:rsid w:val="008B35EF"/>
    <w:rsid w:val="008B3FF4"/>
    <w:rsid w:val="008B401B"/>
    <w:rsid w:val="008B4145"/>
    <w:rsid w:val="008B46E8"/>
    <w:rsid w:val="008B542A"/>
    <w:rsid w:val="008B55F8"/>
    <w:rsid w:val="008B5A0B"/>
    <w:rsid w:val="008B633E"/>
    <w:rsid w:val="008B65E7"/>
    <w:rsid w:val="008B68DB"/>
    <w:rsid w:val="008B73EF"/>
    <w:rsid w:val="008B7AF9"/>
    <w:rsid w:val="008B7CD2"/>
    <w:rsid w:val="008B7D2F"/>
    <w:rsid w:val="008C0801"/>
    <w:rsid w:val="008C0D47"/>
    <w:rsid w:val="008C1574"/>
    <w:rsid w:val="008C185B"/>
    <w:rsid w:val="008C1F74"/>
    <w:rsid w:val="008C225B"/>
    <w:rsid w:val="008C26D3"/>
    <w:rsid w:val="008C2915"/>
    <w:rsid w:val="008C294F"/>
    <w:rsid w:val="008C313A"/>
    <w:rsid w:val="008C363D"/>
    <w:rsid w:val="008C3BCF"/>
    <w:rsid w:val="008C4249"/>
    <w:rsid w:val="008C42DF"/>
    <w:rsid w:val="008C47FC"/>
    <w:rsid w:val="008C4A18"/>
    <w:rsid w:val="008C5378"/>
    <w:rsid w:val="008C56E0"/>
    <w:rsid w:val="008C5939"/>
    <w:rsid w:val="008C5AE8"/>
    <w:rsid w:val="008C653F"/>
    <w:rsid w:val="008C6B12"/>
    <w:rsid w:val="008C6C6C"/>
    <w:rsid w:val="008C7436"/>
    <w:rsid w:val="008C7645"/>
    <w:rsid w:val="008C77F0"/>
    <w:rsid w:val="008D0022"/>
    <w:rsid w:val="008D0452"/>
    <w:rsid w:val="008D0828"/>
    <w:rsid w:val="008D0A49"/>
    <w:rsid w:val="008D0CD9"/>
    <w:rsid w:val="008D1218"/>
    <w:rsid w:val="008D12C8"/>
    <w:rsid w:val="008D2D6F"/>
    <w:rsid w:val="008D30D0"/>
    <w:rsid w:val="008D350F"/>
    <w:rsid w:val="008D390B"/>
    <w:rsid w:val="008D391C"/>
    <w:rsid w:val="008D4536"/>
    <w:rsid w:val="008D480A"/>
    <w:rsid w:val="008D504B"/>
    <w:rsid w:val="008D50C8"/>
    <w:rsid w:val="008D523A"/>
    <w:rsid w:val="008D59A1"/>
    <w:rsid w:val="008D6749"/>
    <w:rsid w:val="008D6A95"/>
    <w:rsid w:val="008D730D"/>
    <w:rsid w:val="008D76A4"/>
    <w:rsid w:val="008D7A82"/>
    <w:rsid w:val="008E0600"/>
    <w:rsid w:val="008E0699"/>
    <w:rsid w:val="008E0814"/>
    <w:rsid w:val="008E0952"/>
    <w:rsid w:val="008E0B2A"/>
    <w:rsid w:val="008E0DB4"/>
    <w:rsid w:val="008E1443"/>
    <w:rsid w:val="008E1E31"/>
    <w:rsid w:val="008E22C6"/>
    <w:rsid w:val="008E256C"/>
    <w:rsid w:val="008E35D0"/>
    <w:rsid w:val="008E36C4"/>
    <w:rsid w:val="008E3ABA"/>
    <w:rsid w:val="008E3C88"/>
    <w:rsid w:val="008E3EF8"/>
    <w:rsid w:val="008E3F44"/>
    <w:rsid w:val="008E5200"/>
    <w:rsid w:val="008E527F"/>
    <w:rsid w:val="008E5DF0"/>
    <w:rsid w:val="008E6424"/>
    <w:rsid w:val="008E6A87"/>
    <w:rsid w:val="008E7255"/>
    <w:rsid w:val="008E7267"/>
    <w:rsid w:val="008E72F6"/>
    <w:rsid w:val="008E77CB"/>
    <w:rsid w:val="008E7C4A"/>
    <w:rsid w:val="008F0D53"/>
    <w:rsid w:val="008F0FC7"/>
    <w:rsid w:val="008F1250"/>
    <w:rsid w:val="008F1627"/>
    <w:rsid w:val="008F19B2"/>
    <w:rsid w:val="008F19F4"/>
    <w:rsid w:val="008F21F2"/>
    <w:rsid w:val="008F2D42"/>
    <w:rsid w:val="008F3250"/>
    <w:rsid w:val="008F3489"/>
    <w:rsid w:val="008F3872"/>
    <w:rsid w:val="008F3A43"/>
    <w:rsid w:val="008F44F1"/>
    <w:rsid w:val="008F46F7"/>
    <w:rsid w:val="008F5075"/>
    <w:rsid w:val="008F5529"/>
    <w:rsid w:val="008F609D"/>
    <w:rsid w:val="008F60D7"/>
    <w:rsid w:val="008F6F9E"/>
    <w:rsid w:val="008F7421"/>
    <w:rsid w:val="00900A5C"/>
    <w:rsid w:val="009017E9"/>
    <w:rsid w:val="009018B3"/>
    <w:rsid w:val="0090265F"/>
    <w:rsid w:val="00902976"/>
    <w:rsid w:val="0090332F"/>
    <w:rsid w:val="00903430"/>
    <w:rsid w:val="0090393B"/>
    <w:rsid w:val="009046EA"/>
    <w:rsid w:val="00904CE6"/>
    <w:rsid w:val="009053B4"/>
    <w:rsid w:val="00905AB3"/>
    <w:rsid w:val="00905C9F"/>
    <w:rsid w:val="00905CBD"/>
    <w:rsid w:val="00905CD0"/>
    <w:rsid w:val="009061DF"/>
    <w:rsid w:val="00906325"/>
    <w:rsid w:val="009067DC"/>
    <w:rsid w:val="00907E86"/>
    <w:rsid w:val="009108C5"/>
    <w:rsid w:val="00911129"/>
    <w:rsid w:val="00911399"/>
    <w:rsid w:val="00911AF1"/>
    <w:rsid w:val="009142F7"/>
    <w:rsid w:val="00914BAF"/>
    <w:rsid w:val="00914D92"/>
    <w:rsid w:val="00914F6F"/>
    <w:rsid w:val="0091542E"/>
    <w:rsid w:val="0091569E"/>
    <w:rsid w:val="00916431"/>
    <w:rsid w:val="009166D3"/>
    <w:rsid w:val="009167AB"/>
    <w:rsid w:val="009169D9"/>
    <w:rsid w:val="009176DF"/>
    <w:rsid w:val="009200FE"/>
    <w:rsid w:val="00920681"/>
    <w:rsid w:val="0092085C"/>
    <w:rsid w:val="00920F35"/>
    <w:rsid w:val="00921142"/>
    <w:rsid w:val="00921473"/>
    <w:rsid w:val="009216F5"/>
    <w:rsid w:val="0092208F"/>
    <w:rsid w:val="00922231"/>
    <w:rsid w:val="00922B6B"/>
    <w:rsid w:val="0092332F"/>
    <w:rsid w:val="00923D00"/>
    <w:rsid w:val="00923EEB"/>
    <w:rsid w:val="00924533"/>
    <w:rsid w:val="0092480B"/>
    <w:rsid w:val="009250D5"/>
    <w:rsid w:val="00925857"/>
    <w:rsid w:val="009258D1"/>
    <w:rsid w:val="00925F9F"/>
    <w:rsid w:val="009260C7"/>
    <w:rsid w:val="0092633A"/>
    <w:rsid w:val="009263FE"/>
    <w:rsid w:val="009264E8"/>
    <w:rsid w:val="0092684D"/>
    <w:rsid w:val="00926EB4"/>
    <w:rsid w:val="00926FF2"/>
    <w:rsid w:val="009275C0"/>
    <w:rsid w:val="00927A79"/>
    <w:rsid w:val="0093039A"/>
    <w:rsid w:val="009304AA"/>
    <w:rsid w:val="00931B71"/>
    <w:rsid w:val="00932195"/>
    <w:rsid w:val="00932DB5"/>
    <w:rsid w:val="0093331B"/>
    <w:rsid w:val="0093383E"/>
    <w:rsid w:val="00933A27"/>
    <w:rsid w:val="00933E9D"/>
    <w:rsid w:val="00934EE1"/>
    <w:rsid w:val="00934F60"/>
    <w:rsid w:val="009353F0"/>
    <w:rsid w:val="00935CD3"/>
    <w:rsid w:val="00935E49"/>
    <w:rsid w:val="00936A72"/>
    <w:rsid w:val="00937BAE"/>
    <w:rsid w:val="009401C2"/>
    <w:rsid w:val="009401E9"/>
    <w:rsid w:val="009402B7"/>
    <w:rsid w:val="00940640"/>
    <w:rsid w:val="00941396"/>
    <w:rsid w:val="00941535"/>
    <w:rsid w:val="009419F9"/>
    <w:rsid w:val="009424F9"/>
    <w:rsid w:val="009428DF"/>
    <w:rsid w:val="00943338"/>
    <w:rsid w:val="0094344E"/>
    <w:rsid w:val="0094351D"/>
    <w:rsid w:val="00943687"/>
    <w:rsid w:val="0094421C"/>
    <w:rsid w:val="0094427F"/>
    <w:rsid w:val="009451B3"/>
    <w:rsid w:val="009454DD"/>
    <w:rsid w:val="00945565"/>
    <w:rsid w:val="009456E0"/>
    <w:rsid w:val="00945801"/>
    <w:rsid w:val="00945E35"/>
    <w:rsid w:val="00946002"/>
    <w:rsid w:val="0094702F"/>
    <w:rsid w:val="009471C4"/>
    <w:rsid w:val="00947FE2"/>
    <w:rsid w:val="00950221"/>
    <w:rsid w:val="00950380"/>
    <w:rsid w:val="00950593"/>
    <w:rsid w:val="00950DB6"/>
    <w:rsid w:val="00951605"/>
    <w:rsid w:val="0095163F"/>
    <w:rsid w:val="009516B5"/>
    <w:rsid w:val="00952397"/>
    <w:rsid w:val="0095259F"/>
    <w:rsid w:val="00952778"/>
    <w:rsid w:val="00952B48"/>
    <w:rsid w:val="00952D90"/>
    <w:rsid w:val="00953CF6"/>
    <w:rsid w:val="00953EE2"/>
    <w:rsid w:val="009545DF"/>
    <w:rsid w:val="009550B6"/>
    <w:rsid w:val="00955AC4"/>
    <w:rsid w:val="00955B5F"/>
    <w:rsid w:val="00956308"/>
    <w:rsid w:val="00957D69"/>
    <w:rsid w:val="00957DED"/>
    <w:rsid w:val="00960336"/>
    <w:rsid w:val="009609A3"/>
    <w:rsid w:val="0096100F"/>
    <w:rsid w:val="00961D56"/>
    <w:rsid w:val="00962B1B"/>
    <w:rsid w:val="00962E19"/>
    <w:rsid w:val="00963736"/>
    <w:rsid w:val="00963E06"/>
    <w:rsid w:val="00964108"/>
    <w:rsid w:val="009642CC"/>
    <w:rsid w:val="0096457A"/>
    <w:rsid w:val="009657C3"/>
    <w:rsid w:val="00965800"/>
    <w:rsid w:val="009664CD"/>
    <w:rsid w:val="00967026"/>
    <w:rsid w:val="009670EA"/>
    <w:rsid w:val="009671AE"/>
    <w:rsid w:val="009672AD"/>
    <w:rsid w:val="00967409"/>
    <w:rsid w:val="00967F33"/>
    <w:rsid w:val="009700E1"/>
    <w:rsid w:val="00972450"/>
    <w:rsid w:val="00972C6F"/>
    <w:rsid w:val="00973765"/>
    <w:rsid w:val="00973B2F"/>
    <w:rsid w:val="0097449F"/>
    <w:rsid w:val="00974BD8"/>
    <w:rsid w:val="009758F3"/>
    <w:rsid w:val="00975EB6"/>
    <w:rsid w:val="00975FC4"/>
    <w:rsid w:val="00976A9B"/>
    <w:rsid w:val="009772B5"/>
    <w:rsid w:val="00977946"/>
    <w:rsid w:val="00980278"/>
    <w:rsid w:val="00980B45"/>
    <w:rsid w:val="009817CD"/>
    <w:rsid w:val="0098195B"/>
    <w:rsid w:val="00981F34"/>
    <w:rsid w:val="009823FB"/>
    <w:rsid w:val="009835A7"/>
    <w:rsid w:val="0098379A"/>
    <w:rsid w:val="00983F4D"/>
    <w:rsid w:val="00984A29"/>
    <w:rsid w:val="00984AC8"/>
    <w:rsid w:val="00985254"/>
    <w:rsid w:val="009853B7"/>
    <w:rsid w:val="009856D8"/>
    <w:rsid w:val="00985842"/>
    <w:rsid w:val="00985A0E"/>
    <w:rsid w:val="00985AA3"/>
    <w:rsid w:val="00985BAD"/>
    <w:rsid w:val="00986F85"/>
    <w:rsid w:val="009871C9"/>
    <w:rsid w:val="0098746B"/>
    <w:rsid w:val="0098765D"/>
    <w:rsid w:val="00990347"/>
    <w:rsid w:val="00990387"/>
    <w:rsid w:val="00990A8F"/>
    <w:rsid w:val="009910F2"/>
    <w:rsid w:val="00991773"/>
    <w:rsid w:val="0099191B"/>
    <w:rsid w:val="00991A68"/>
    <w:rsid w:val="00991E92"/>
    <w:rsid w:val="009926A3"/>
    <w:rsid w:val="00993308"/>
    <w:rsid w:val="00993519"/>
    <w:rsid w:val="0099420B"/>
    <w:rsid w:val="00994B02"/>
    <w:rsid w:val="00994E63"/>
    <w:rsid w:val="009956D9"/>
    <w:rsid w:val="0099583B"/>
    <w:rsid w:val="009968BB"/>
    <w:rsid w:val="00996DC9"/>
    <w:rsid w:val="0099711C"/>
    <w:rsid w:val="0099718C"/>
    <w:rsid w:val="0099758D"/>
    <w:rsid w:val="0099F411"/>
    <w:rsid w:val="009A023A"/>
    <w:rsid w:val="009A04C5"/>
    <w:rsid w:val="009A12DF"/>
    <w:rsid w:val="009A1B9D"/>
    <w:rsid w:val="009A3B8E"/>
    <w:rsid w:val="009A4DBD"/>
    <w:rsid w:val="009A4EE9"/>
    <w:rsid w:val="009A51DE"/>
    <w:rsid w:val="009A522C"/>
    <w:rsid w:val="009A52D1"/>
    <w:rsid w:val="009A5356"/>
    <w:rsid w:val="009A6A12"/>
    <w:rsid w:val="009A738D"/>
    <w:rsid w:val="009A7843"/>
    <w:rsid w:val="009A7A1C"/>
    <w:rsid w:val="009A7DE4"/>
    <w:rsid w:val="009B04AF"/>
    <w:rsid w:val="009B07B2"/>
    <w:rsid w:val="009B09CB"/>
    <w:rsid w:val="009B0A4E"/>
    <w:rsid w:val="009B12AA"/>
    <w:rsid w:val="009B21FC"/>
    <w:rsid w:val="009B3277"/>
    <w:rsid w:val="009B3CE1"/>
    <w:rsid w:val="009B3D68"/>
    <w:rsid w:val="009B4CFB"/>
    <w:rsid w:val="009B5048"/>
    <w:rsid w:val="009B5725"/>
    <w:rsid w:val="009B5AC3"/>
    <w:rsid w:val="009B6797"/>
    <w:rsid w:val="009B6821"/>
    <w:rsid w:val="009B69BC"/>
    <w:rsid w:val="009B7845"/>
    <w:rsid w:val="009C0520"/>
    <w:rsid w:val="009C0662"/>
    <w:rsid w:val="009C0980"/>
    <w:rsid w:val="009C1271"/>
    <w:rsid w:val="009C15B4"/>
    <w:rsid w:val="009C190C"/>
    <w:rsid w:val="009C1F12"/>
    <w:rsid w:val="009C1F2D"/>
    <w:rsid w:val="009C3044"/>
    <w:rsid w:val="009C3E79"/>
    <w:rsid w:val="009C3EB7"/>
    <w:rsid w:val="009C4470"/>
    <w:rsid w:val="009C47B9"/>
    <w:rsid w:val="009C486D"/>
    <w:rsid w:val="009C5125"/>
    <w:rsid w:val="009C529A"/>
    <w:rsid w:val="009C5424"/>
    <w:rsid w:val="009C5A14"/>
    <w:rsid w:val="009C5B44"/>
    <w:rsid w:val="009C5E38"/>
    <w:rsid w:val="009C6963"/>
    <w:rsid w:val="009C6F7B"/>
    <w:rsid w:val="009C7310"/>
    <w:rsid w:val="009C7930"/>
    <w:rsid w:val="009C7FCC"/>
    <w:rsid w:val="009D0241"/>
    <w:rsid w:val="009D0B1D"/>
    <w:rsid w:val="009D1486"/>
    <w:rsid w:val="009D1E3E"/>
    <w:rsid w:val="009D453B"/>
    <w:rsid w:val="009D4DE0"/>
    <w:rsid w:val="009D52A2"/>
    <w:rsid w:val="009D5717"/>
    <w:rsid w:val="009D57D1"/>
    <w:rsid w:val="009D65FA"/>
    <w:rsid w:val="009D668D"/>
    <w:rsid w:val="009D68AF"/>
    <w:rsid w:val="009D72C0"/>
    <w:rsid w:val="009D7444"/>
    <w:rsid w:val="009D795E"/>
    <w:rsid w:val="009D7F5D"/>
    <w:rsid w:val="009E00CC"/>
    <w:rsid w:val="009E1BD2"/>
    <w:rsid w:val="009E1D32"/>
    <w:rsid w:val="009E222A"/>
    <w:rsid w:val="009E24C1"/>
    <w:rsid w:val="009E340E"/>
    <w:rsid w:val="009E34C4"/>
    <w:rsid w:val="009E3755"/>
    <w:rsid w:val="009E39A8"/>
    <w:rsid w:val="009E4E20"/>
    <w:rsid w:val="009E4F7D"/>
    <w:rsid w:val="009E5602"/>
    <w:rsid w:val="009E576B"/>
    <w:rsid w:val="009E5AA5"/>
    <w:rsid w:val="009E5C09"/>
    <w:rsid w:val="009E5E65"/>
    <w:rsid w:val="009E65B1"/>
    <w:rsid w:val="009E661B"/>
    <w:rsid w:val="009E6637"/>
    <w:rsid w:val="009E7570"/>
    <w:rsid w:val="009E7A88"/>
    <w:rsid w:val="009E7FF3"/>
    <w:rsid w:val="009F0A3B"/>
    <w:rsid w:val="009F0A3F"/>
    <w:rsid w:val="009F0AD4"/>
    <w:rsid w:val="009F0DA2"/>
    <w:rsid w:val="009F19C4"/>
    <w:rsid w:val="009F20C4"/>
    <w:rsid w:val="009F252C"/>
    <w:rsid w:val="009F282D"/>
    <w:rsid w:val="009F2B53"/>
    <w:rsid w:val="009F2FA7"/>
    <w:rsid w:val="009F3701"/>
    <w:rsid w:val="009F37D8"/>
    <w:rsid w:val="009F595B"/>
    <w:rsid w:val="009F5B91"/>
    <w:rsid w:val="009F6671"/>
    <w:rsid w:val="009F6C4A"/>
    <w:rsid w:val="009F6E9E"/>
    <w:rsid w:val="009F7326"/>
    <w:rsid w:val="009F7503"/>
    <w:rsid w:val="009F7F74"/>
    <w:rsid w:val="00A0146C"/>
    <w:rsid w:val="00A0217F"/>
    <w:rsid w:val="00A02409"/>
    <w:rsid w:val="00A024FA"/>
    <w:rsid w:val="00A02A3B"/>
    <w:rsid w:val="00A02EFF"/>
    <w:rsid w:val="00A03047"/>
    <w:rsid w:val="00A03456"/>
    <w:rsid w:val="00A039C3"/>
    <w:rsid w:val="00A03FB2"/>
    <w:rsid w:val="00A0556B"/>
    <w:rsid w:val="00A05C6C"/>
    <w:rsid w:val="00A06DD3"/>
    <w:rsid w:val="00A07241"/>
    <w:rsid w:val="00A07FD4"/>
    <w:rsid w:val="00A1003C"/>
    <w:rsid w:val="00A1048F"/>
    <w:rsid w:val="00A10581"/>
    <w:rsid w:val="00A10DBF"/>
    <w:rsid w:val="00A10F0F"/>
    <w:rsid w:val="00A119F6"/>
    <w:rsid w:val="00A11D9F"/>
    <w:rsid w:val="00A12462"/>
    <w:rsid w:val="00A12835"/>
    <w:rsid w:val="00A12B67"/>
    <w:rsid w:val="00A14037"/>
    <w:rsid w:val="00A14F15"/>
    <w:rsid w:val="00A15585"/>
    <w:rsid w:val="00A15E34"/>
    <w:rsid w:val="00A16433"/>
    <w:rsid w:val="00A16988"/>
    <w:rsid w:val="00A16B8A"/>
    <w:rsid w:val="00A16E67"/>
    <w:rsid w:val="00A17BD6"/>
    <w:rsid w:val="00A17D4E"/>
    <w:rsid w:val="00A17F80"/>
    <w:rsid w:val="00A20C46"/>
    <w:rsid w:val="00A20E9D"/>
    <w:rsid w:val="00A21238"/>
    <w:rsid w:val="00A21965"/>
    <w:rsid w:val="00A23369"/>
    <w:rsid w:val="00A238FB"/>
    <w:rsid w:val="00A23EEC"/>
    <w:rsid w:val="00A241B3"/>
    <w:rsid w:val="00A24AF2"/>
    <w:rsid w:val="00A24E0D"/>
    <w:rsid w:val="00A25828"/>
    <w:rsid w:val="00A26118"/>
    <w:rsid w:val="00A26A47"/>
    <w:rsid w:val="00A27932"/>
    <w:rsid w:val="00A30319"/>
    <w:rsid w:val="00A30E92"/>
    <w:rsid w:val="00A3110F"/>
    <w:rsid w:val="00A311CD"/>
    <w:rsid w:val="00A31A36"/>
    <w:rsid w:val="00A31D7C"/>
    <w:rsid w:val="00A32291"/>
    <w:rsid w:val="00A333C8"/>
    <w:rsid w:val="00A33AE5"/>
    <w:rsid w:val="00A33E15"/>
    <w:rsid w:val="00A34EB6"/>
    <w:rsid w:val="00A3542A"/>
    <w:rsid w:val="00A35D75"/>
    <w:rsid w:val="00A36566"/>
    <w:rsid w:val="00A370DA"/>
    <w:rsid w:val="00A37953"/>
    <w:rsid w:val="00A404BA"/>
    <w:rsid w:val="00A4220A"/>
    <w:rsid w:val="00A42863"/>
    <w:rsid w:val="00A42973"/>
    <w:rsid w:val="00A42B43"/>
    <w:rsid w:val="00A431F0"/>
    <w:rsid w:val="00A435E8"/>
    <w:rsid w:val="00A4416A"/>
    <w:rsid w:val="00A4435A"/>
    <w:rsid w:val="00A444A3"/>
    <w:rsid w:val="00A44C40"/>
    <w:rsid w:val="00A450C8"/>
    <w:rsid w:val="00A456B4"/>
    <w:rsid w:val="00A45868"/>
    <w:rsid w:val="00A45AF1"/>
    <w:rsid w:val="00A45EC8"/>
    <w:rsid w:val="00A46D4E"/>
    <w:rsid w:val="00A47112"/>
    <w:rsid w:val="00A47B7E"/>
    <w:rsid w:val="00A47CA2"/>
    <w:rsid w:val="00A47D5D"/>
    <w:rsid w:val="00A50916"/>
    <w:rsid w:val="00A50ECA"/>
    <w:rsid w:val="00A512E7"/>
    <w:rsid w:val="00A51912"/>
    <w:rsid w:val="00A521BD"/>
    <w:rsid w:val="00A522C8"/>
    <w:rsid w:val="00A5313F"/>
    <w:rsid w:val="00A541D3"/>
    <w:rsid w:val="00A54B5E"/>
    <w:rsid w:val="00A54F74"/>
    <w:rsid w:val="00A54FDC"/>
    <w:rsid w:val="00A55257"/>
    <w:rsid w:val="00A55515"/>
    <w:rsid w:val="00A55A6D"/>
    <w:rsid w:val="00A55E9C"/>
    <w:rsid w:val="00A5648E"/>
    <w:rsid w:val="00A565A1"/>
    <w:rsid w:val="00A60453"/>
    <w:rsid w:val="00A6102A"/>
    <w:rsid w:val="00A61781"/>
    <w:rsid w:val="00A61F99"/>
    <w:rsid w:val="00A62250"/>
    <w:rsid w:val="00A622D5"/>
    <w:rsid w:val="00A628ED"/>
    <w:rsid w:val="00A62A6B"/>
    <w:rsid w:val="00A62DF1"/>
    <w:rsid w:val="00A64A1F"/>
    <w:rsid w:val="00A64A94"/>
    <w:rsid w:val="00A64AA1"/>
    <w:rsid w:val="00A652BC"/>
    <w:rsid w:val="00A656CF"/>
    <w:rsid w:val="00A66384"/>
    <w:rsid w:val="00A6781D"/>
    <w:rsid w:val="00A67ABD"/>
    <w:rsid w:val="00A67AF0"/>
    <w:rsid w:val="00A70257"/>
    <w:rsid w:val="00A70F03"/>
    <w:rsid w:val="00A711C4"/>
    <w:rsid w:val="00A7132D"/>
    <w:rsid w:val="00A716DB"/>
    <w:rsid w:val="00A71710"/>
    <w:rsid w:val="00A7278A"/>
    <w:rsid w:val="00A72FB5"/>
    <w:rsid w:val="00A7308D"/>
    <w:rsid w:val="00A73126"/>
    <w:rsid w:val="00A733CF"/>
    <w:rsid w:val="00A73AA0"/>
    <w:rsid w:val="00A73DE9"/>
    <w:rsid w:val="00A746AF"/>
    <w:rsid w:val="00A74713"/>
    <w:rsid w:val="00A752BA"/>
    <w:rsid w:val="00A75490"/>
    <w:rsid w:val="00A7625F"/>
    <w:rsid w:val="00A76821"/>
    <w:rsid w:val="00A76A00"/>
    <w:rsid w:val="00A76E22"/>
    <w:rsid w:val="00A77029"/>
    <w:rsid w:val="00A7718A"/>
    <w:rsid w:val="00A771B9"/>
    <w:rsid w:val="00A773FB"/>
    <w:rsid w:val="00A8075A"/>
    <w:rsid w:val="00A80F9D"/>
    <w:rsid w:val="00A811DA"/>
    <w:rsid w:val="00A81C03"/>
    <w:rsid w:val="00A81C99"/>
    <w:rsid w:val="00A8235D"/>
    <w:rsid w:val="00A826CD"/>
    <w:rsid w:val="00A83669"/>
    <w:rsid w:val="00A83670"/>
    <w:rsid w:val="00A83F08"/>
    <w:rsid w:val="00A83FC0"/>
    <w:rsid w:val="00A84D6C"/>
    <w:rsid w:val="00A84F06"/>
    <w:rsid w:val="00A86F1B"/>
    <w:rsid w:val="00A87321"/>
    <w:rsid w:val="00A90308"/>
    <w:rsid w:val="00A906E3"/>
    <w:rsid w:val="00A90DDB"/>
    <w:rsid w:val="00A91072"/>
    <w:rsid w:val="00A9109C"/>
    <w:rsid w:val="00A91643"/>
    <w:rsid w:val="00A91977"/>
    <w:rsid w:val="00A91AC4"/>
    <w:rsid w:val="00A91CB9"/>
    <w:rsid w:val="00A92CF9"/>
    <w:rsid w:val="00A9308A"/>
    <w:rsid w:val="00A93FAC"/>
    <w:rsid w:val="00A94559"/>
    <w:rsid w:val="00A95D2F"/>
    <w:rsid w:val="00A95E39"/>
    <w:rsid w:val="00A96774"/>
    <w:rsid w:val="00A96E06"/>
    <w:rsid w:val="00A96F13"/>
    <w:rsid w:val="00A97395"/>
    <w:rsid w:val="00A977A4"/>
    <w:rsid w:val="00AA0299"/>
    <w:rsid w:val="00AA05BB"/>
    <w:rsid w:val="00AA0ECB"/>
    <w:rsid w:val="00AA1CCD"/>
    <w:rsid w:val="00AA1FAE"/>
    <w:rsid w:val="00AA265C"/>
    <w:rsid w:val="00AA371C"/>
    <w:rsid w:val="00AA377B"/>
    <w:rsid w:val="00AA3F5C"/>
    <w:rsid w:val="00AA46C6"/>
    <w:rsid w:val="00AA47AF"/>
    <w:rsid w:val="00AA4D2D"/>
    <w:rsid w:val="00AA5E4F"/>
    <w:rsid w:val="00AA5F69"/>
    <w:rsid w:val="00AA6C62"/>
    <w:rsid w:val="00AA6F26"/>
    <w:rsid w:val="00AA6F42"/>
    <w:rsid w:val="00AA6FE1"/>
    <w:rsid w:val="00AA7A60"/>
    <w:rsid w:val="00AB02E1"/>
    <w:rsid w:val="00AB0B91"/>
    <w:rsid w:val="00AB10E0"/>
    <w:rsid w:val="00AB1ABA"/>
    <w:rsid w:val="00AB1DE3"/>
    <w:rsid w:val="00AB28C4"/>
    <w:rsid w:val="00AB2A47"/>
    <w:rsid w:val="00AB2CCF"/>
    <w:rsid w:val="00AB3837"/>
    <w:rsid w:val="00AB38B0"/>
    <w:rsid w:val="00AB41CB"/>
    <w:rsid w:val="00AB44A3"/>
    <w:rsid w:val="00AB4539"/>
    <w:rsid w:val="00AB48CD"/>
    <w:rsid w:val="00AB4987"/>
    <w:rsid w:val="00AB4BC5"/>
    <w:rsid w:val="00AB4CC7"/>
    <w:rsid w:val="00AB54CC"/>
    <w:rsid w:val="00AB5AEC"/>
    <w:rsid w:val="00AB5D69"/>
    <w:rsid w:val="00AB5DBA"/>
    <w:rsid w:val="00AB6601"/>
    <w:rsid w:val="00AB6FA0"/>
    <w:rsid w:val="00AB7557"/>
    <w:rsid w:val="00AB796C"/>
    <w:rsid w:val="00AC020A"/>
    <w:rsid w:val="00AC0D89"/>
    <w:rsid w:val="00AC10B8"/>
    <w:rsid w:val="00AC11A5"/>
    <w:rsid w:val="00AC19F9"/>
    <w:rsid w:val="00AC2B87"/>
    <w:rsid w:val="00AC391A"/>
    <w:rsid w:val="00AC3AC7"/>
    <w:rsid w:val="00AC4269"/>
    <w:rsid w:val="00AC5171"/>
    <w:rsid w:val="00AC55C8"/>
    <w:rsid w:val="00AC57D6"/>
    <w:rsid w:val="00AC5959"/>
    <w:rsid w:val="00AC5A47"/>
    <w:rsid w:val="00AC6CCE"/>
    <w:rsid w:val="00AC752B"/>
    <w:rsid w:val="00AD0C5F"/>
    <w:rsid w:val="00AD0FA7"/>
    <w:rsid w:val="00AD1843"/>
    <w:rsid w:val="00AD1DD6"/>
    <w:rsid w:val="00AD27E6"/>
    <w:rsid w:val="00AD350B"/>
    <w:rsid w:val="00AD350F"/>
    <w:rsid w:val="00AD393B"/>
    <w:rsid w:val="00AD3F72"/>
    <w:rsid w:val="00AD5805"/>
    <w:rsid w:val="00AD5AED"/>
    <w:rsid w:val="00AD5D6C"/>
    <w:rsid w:val="00AD60F5"/>
    <w:rsid w:val="00AD6151"/>
    <w:rsid w:val="00AD6D15"/>
    <w:rsid w:val="00AD6E07"/>
    <w:rsid w:val="00AD729A"/>
    <w:rsid w:val="00AE1BD3"/>
    <w:rsid w:val="00AE2CC8"/>
    <w:rsid w:val="00AE355D"/>
    <w:rsid w:val="00AE5617"/>
    <w:rsid w:val="00AE5672"/>
    <w:rsid w:val="00AE57AD"/>
    <w:rsid w:val="00AE59BD"/>
    <w:rsid w:val="00AE5A8B"/>
    <w:rsid w:val="00AE6A27"/>
    <w:rsid w:val="00AE6EBC"/>
    <w:rsid w:val="00AE7542"/>
    <w:rsid w:val="00AE77F9"/>
    <w:rsid w:val="00AE7E1A"/>
    <w:rsid w:val="00AF0C57"/>
    <w:rsid w:val="00AF0ED4"/>
    <w:rsid w:val="00AF1163"/>
    <w:rsid w:val="00AF1D9E"/>
    <w:rsid w:val="00AF2238"/>
    <w:rsid w:val="00AF28C6"/>
    <w:rsid w:val="00AF299E"/>
    <w:rsid w:val="00AF2DDA"/>
    <w:rsid w:val="00AF46EC"/>
    <w:rsid w:val="00AF4D43"/>
    <w:rsid w:val="00AF4F96"/>
    <w:rsid w:val="00AF55D5"/>
    <w:rsid w:val="00AF5CF8"/>
    <w:rsid w:val="00AF5F29"/>
    <w:rsid w:val="00AF620C"/>
    <w:rsid w:val="00AF63D1"/>
    <w:rsid w:val="00AF706C"/>
    <w:rsid w:val="00AF7486"/>
    <w:rsid w:val="00AF7599"/>
    <w:rsid w:val="00AF7678"/>
    <w:rsid w:val="00B00308"/>
    <w:rsid w:val="00B003B1"/>
    <w:rsid w:val="00B005A1"/>
    <w:rsid w:val="00B01173"/>
    <w:rsid w:val="00B011F5"/>
    <w:rsid w:val="00B0142A"/>
    <w:rsid w:val="00B01E80"/>
    <w:rsid w:val="00B01EF4"/>
    <w:rsid w:val="00B0242C"/>
    <w:rsid w:val="00B0275C"/>
    <w:rsid w:val="00B0279F"/>
    <w:rsid w:val="00B0386D"/>
    <w:rsid w:val="00B03E83"/>
    <w:rsid w:val="00B043EC"/>
    <w:rsid w:val="00B044E6"/>
    <w:rsid w:val="00B0493F"/>
    <w:rsid w:val="00B04D31"/>
    <w:rsid w:val="00B04E02"/>
    <w:rsid w:val="00B0549D"/>
    <w:rsid w:val="00B05860"/>
    <w:rsid w:val="00B06A3F"/>
    <w:rsid w:val="00B10631"/>
    <w:rsid w:val="00B11190"/>
    <w:rsid w:val="00B123B7"/>
    <w:rsid w:val="00B13FFA"/>
    <w:rsid w:val="00B141BD"/>
    <w:rsid w:val="00B14344"/>
    <w:rsid w:val="00B15BC9"/>
    <w:rsid w:val="00B15FEA"/>
    <w:rsid w:val="00B162BB"/>
    <w:rsid w:val="00B162DB"/>
    <w:rsid w:val="00B163DB"/>
    <w:rsid w:val="00B1693A"/>
    <w:rsid w:val="00B1708F"/>
    <w:rsid w:val="00B1764A"/>
    <w:rsid w:val="00B17A51"/>
    <w:rsid w:val="00B20E62"/>
    <w:rsid w:val="00B21AD4"/>
    <w:rsid w:val="00B21E88"/>
    <w:rsid w:val="00B21F35"/>
    <w:rsid w:val="00B221F6"/>
    <w:rsid w:val="00B22459"/>
    <w:rsid w:val="00B2245F"/>
    <w:rsid w:val="00B22DDC"/>
    <w:rsid w:val="00B23E1D"/>
    <w:rsid w:val="00B246BE"/>
    <w:rsid w:val="00B24831"/>
    <w:rsid w:val="00B249BC"/>
    <w:rsid w:val="00B24A73"/>
    <w:rsid w:val="00B252D5"/>
    <w:rsid w:val="00B26DB2"/>
    <w:rsid w:val="00B27644"/>
    <w:rsid w:val="00B27860"/>
    <w:rsid w:val="00B27D00"/>
    <w:rsid w:val="00B27EC9"/>
    <w:rsid w:val="00B30BDB"/>
    <w:rsid w:val="00B30FCD"/>
    <w:rsid w:val="00B3160C"/>
    <w:rsid w:val="00B32BBF"/>
    <w:rsid w:val="00B32FCC"/>
    <w:rsid w:val="00B33052"/>
    <w:rsid w:val="00B3338E"/>
    <w:rsid w:val="00B33A22"/>
    <w:rsid w:val="00B34849"/>
    <w:rsid w:val="00B34F2B"/>
    <w:rsid w:val="00B34F90"/>
    <w:rsid w:val="00B36617"/>
    <w:rsid w:val="00B3740B"/>
    <w:rsid w:val="00B37714"/>
    <w:rsid w:val="00B37C96"/>
    <w:rsid w:val="00B40D65"/>
    <w:rsid w:val="00B413D2"/>
    <w:rsid w:val="00B41A41"/>
    <w:rsid w:val="00B41E61"/>
    <w:rsid w:val="00B41EA2"/>
    <w:rsid w:val="00B422E9"/>
    <w:rsid w:val="00B43200"/>
    <w:rsid w:val="00B433EF"/>
    <w:rsid w:val="00B436EC"/>
    <w:rsid w:val="00B44266"/>
    <w:rsid w:val="00B444A8"/>
    <w:rsid w:val="00B44BE9"/>
    <w:rsid w:val="00B44ED7"/>
    <w:rsid w:val="00B44F9D"/>
    <w:rsid w:val="00B45425"/>
    <w:rsid w:val="00B45480"/>
    <w:rsid w:val="00B4572E"/>
    <w:rsid w:val="00B459BE"/>
    <w:rsid w:val="00B45D7E"/>
    <w:rsid w:val="00B45EEB"/>
    <w:rsid w:val="00B50D02"/>
    <w:rsid w:val="00B511B6"/>
    <w:rsid w:val="00B51F99"/>
    <w:rsid w:val="00B52ECE"/>
    <w:rsid w:val="00B53DAE"/>
    <w:rsid w:val="00B543C9"/>
    <w:rsid w:val="00B54FD5"/>
    <w:rsid w:val="00B55011"/>
    <w:rsid w:val="00B55164"/>
    <w:rsid w:val="00B569E7"/>
    <w:rsid w:val="00B570B9"/>
    <w:rsid w:val="00B572AC"/>
    <w:rsid w:val="00B5735F"/>
    <w:rsid w:val="00B577C2"/>
    <w:rsid w:val="00B57B01"/>
    <w:rsid w:val="00B603D1"/>
    <w:rsid w:val="00B60B56"/>
    <w:rsid w:val="00B60B73"/>
    <w:rsid w:val="00B60FA0"/>
    <w:rsid w:val="00B612E3"/>
    <w:rsid w:val="00B61644"/>
    <w:rsid w:val="00B6166C"/>
    <w:rsid w:val="00B623A9"/>
    <w:rsid w:val="00B62DA4"/>
    <w:rsid w:val="00B63744"/>
    <w:rsid w:val="00B6412A"/>
    <w:rsid w:val="00B6462E"/>
    <w:rsid w:val="00B64975"/>
    <w:rsid w:val="00B64D88"/>
    <w:rsid w:val="00B65560"/>
    <w:rsid w:val="00B6658D"/>
    <w:rsid w:val="00B6665D"/>
    <w:rsid w:val="00B66948"/>
    <w:rsid w:val="00B66AB4"/>
    <w:rsid w:val="00B66B5C"/>
    <w:rsid w:val="00B66B62"/>
    <w:rsid w:val="00B70842"/>
    <w:rsid w:val="00B713C2"/>
    <w:rsid w:val="00B71455"/>
    <w:rsid w:val="00B71496"/>
    <w:rsid w:val="00B72772"/>
    <w:rsid w:val="00B7298B"/>
    <w:rsid w:val="00B7304F"/>
    <w:rsid w:val="00B731CD"/>
    <w:rsid w:val="00B73301"/>
    <w:rsid w:val="00B759F0"/>
    <w:rsid w:val="00B75E39"/>
    <w:rsid w:val="00B76A1D"/>
    <w:rsid w:val="00B76C99"/>
    <w:rsid w:val="00B76D47"/>
    <w:rsid w:val="00B76EC3"/>
    <w:rsid w:val="00B779FA"/>
    <w:rsid w:val="00B8049D"/>
    <w:rsid w:val="00B804B6"/>
    <w:rsid w:val="00B809D9"/>
    <w:rsid w:val="00B81256"/>
    <w:rsid w:val="00B81DD7"/>
    <w:rsid w:val="00B82401"/>
    <w:rsid w:val="00B82ED6"/>
    <w:rsid w:val="00B83872"/>
    <w:rsid w:val="00B84633"/>
    <w:rsid w:val="00B84834"/>
    <w:rsid w:val="00B84A2F"/>
    <w:rsid w:val="00B8542A"/>
    <w:rsid w:val="00B86026"/>
    <w:rsid w:val="00B8671F"/>
    <w:rsid w:val="00B867CE"/>
    <w:rsid w:val="00B86884"/>
    <w:rsid w:val="00B86AA2"/>
    <w:rsid w:val="00B86CFC"/>
    <w:rsid w:val="00B86F82"/>
    <w:rsid w:val="00B8746F"/>
    <w:rsid w:val="00B874FC"/>
    <w:rsid w:val="00B87A58"/>
    <w:rsid w:val="00B9010B"/>
    <w:rsid w:val="00B90271"/>
    <w:rsid w:val="00B90703"/>
    <w:rsid w:val="00B9168A"/>
    <w:rsid w:val="00B918CF"/>
    <w:rsid w:val="00B9256C"/>
    <w:rsid w:val="00B92BFA"/>
    <w:rsid w:val="00B930B3"/>
    <w:rsid w:val="00B9395A"/>
    <w:rsid w:val="00B93B00"/>
    <w:rsid w:val="00B93C0A"/>
    <w:rsid w:val="00B94352"/>
    <w:rsid w:val="00B9438F"/>
    <w:rsid w:val="00B945F1"/>
    <w:rsid w:val="00B952CC"/>
    <w:rsid w:val="00B9538B"/>
    <w:rsid w:val="00B956EC"/>
    <w:rsid w:val="00B963D9"/>
    <w:rsid w:val="00B97001"/>
    <w:rsid w:val="00BA14C7"/>
    <w:rsid w:val="00BA26CD"/>
    <w:rsid w:val="00BA2AE8"/>
    <w:rsid w:val="00BA2B32"/>
    <w:rsid w:val="00BA35A7"/>
    <w:rsid w:val="00BA39E3"/>
    <w:rsid w:val="00BA3AAF"/>
    <w:rsid w:val="00BA3C46"/>
    <w:rsid w:val="00BA3FC5"/>
    <w:rsid w:val="00BA4A72"/>
    <w:rsid w:val="00BA5179"/>
    <w:rsid w:val="00BA5654"/>
    <w:rsid w:val="00BA5AE9"/>
    <w:rsid w:val="00BA5FDE"/>
    <w:rsid w:val="00BA66CE"/>
    <w:rsid w:val="00BA6781"/>
    <w:rsid w:val="00BA688F"/>
    <w:rsid w:val="00BA69BF"/>
    <w:rsid w:val="00BA69C0"/>
    <w:rsid w:val="00BA6C7E"/>
    <w:rsid w:val="00BA6CE3"/>
    <w:rsid w:val="00BA7755"/>
    <w:rsid w:val="00BA79A1"/>
    <w:rsid w:val="00BA7FCA"/>
    <w:rsid w:val="00BB05A1"/>
    <w:rsid w:val="00BB071A"/>
    <w:rsid w:val="00BB1302"/>
    <w:rsid w:val="00BB1433"/>
    <w:rsid w:val="00BB1CB1"/>
    <w:rsid w:val="00BB2084"/>
    <w:rsid w:val="00BB26A6"/>
    <w:rsid w:val="00BB2EFD"/>
    <w:rsid w:val="00BB2F5F"/>
    <w:rsid w:val="00BB2F77"/>
    <w:rsid w:val="00BB3099"/>
    <w:rsid w:val="00BB36BD"/>
    <w:rsid w:val="00BB3D8C"/>
    <w:rsid w:val="00BB3E15"/>
    <w:rsid w:val="00BB41D4"/>
    <w:rsid w:val="00BB67EC"/>
    <w:rsid w:val="00BB6C5A"/>
    <w:rsid w:val="00BB725D"/>
    <w:rsid w:val="00BC0295"/>
    <w:rsid w:val="00BC0E16"/>
    <w:rsid w:val="00BC192B"/>
    <w:rsid w:val="00BC1EE2"/>
    <w:rsid w:val="00BC1FA5"/>
    <w:rsid w:val="00BC21E3"/>
    <w:rsid w:val="00BC2612"/>
    <w:rsid w:val="00BC2D84"/>
    <w:rsid w:val="00BC2E86"/>
    <w:rsid w:val="00BC37B8"/>
    <w:rsid w:val="00BC3DAE"/>
    <w:rsid w:val="00BC4D46"/>
    <w:rsid w:val="00BC4E0A"/>
    <w:rsid w:val="00BC5819"/>
    <w:rsid w:val="00BC5B8D"/>
    <w:rsid w:val="00BC609F"/>
    <w:rsid w:val="00BC6456"/>
    <w:rsid w:val="00BC6461"/>
    <w:rsid w:val="00BC69BF"/>
    <w:rsid w:val="00BC6C36"/>
    <w:rsid w:val="00BC72FA"/>
    <w:rsid w:val="00BC731F"/>
    <w:rsid w:val="00BC743A"/>
    <w:rsid w:val="00BC788B"/>
    <w:rsid w:val="00BC7B15"/>
    <w:rsid w:val="00BD00D8"/>
    <w:rsid w:val="00BD0258"/>
    <w:rsid w:val="00BD0E5B"/>
    <w:rsid w:val="00BD0E99"/>
    <w:rsid w:val="00BD152F"/>
    <w:rsid w:val="00BD163E"/>
    <w:rsid w:val="00BD256A"/>
    <w:rsid w:val="00BD33F0"/>
    <w:rsid w:val="00BD352A"/>
    <w:rsid w:val="00BD39B3"/>
    <w:rsid w:val="00BD3A85"/>
    <w:rsid w:val="00BD4536"/>
    <w:rsid w:val="00BD4CC9"/>
    <w:rsid w:val="00BD4F49"/>
    <w:rsid w:val="00BD5776"/>
    <w:rsid w:val="00BD5841"/>
    <w:rsid w:val="00BD5910"/>
    <w:rsid w:val="00BD7551"/>
    <w:rsid w:val="00BE04FF"/>
    <w:rsid w:val="00BE1809"/>
    <w:rsid w:val="00BE1C09"/>
    <w:rsid w:val="00BE2737"/>
    <w:rsid w:val="00BE2F5B"/>
    <w:rsid w:val="00BE3CC8"/>
    <w:rsid w:val="00BE3F09"/>
    <w:rsid w:val="00BE414D"/>
    <w:rsid w:val="00BE41CB"/>
    <w:rsid w:val="00BE4403"/>
    <w:rsid w:val="00BE479C"/>
    <w:rsid w:val="00BE4DF5"/>
    <w:rsid w:val="00BE4E4F"/>
    <w:rsid w:val="00BE53F1"/>
    <w:rsid w:val="00BE5867"/>
    <w:rsid w:val="00BE5C5B"/>
    <w:rsid w:val="00BE5DAD"/>
    <w:rsid w:val="00BE5FE2"/>
    <w:rsid w:val="00BE60F0"/>
    <w:rsid w:val="00BE636E"/>
    <w:rsid w:val="00BE655A"/>
    <w:rsid w:val="00BE6794"/>
    <w:rsid w:val="00BE6AB9"/>
    <w:rsid w:val="00BE6AC9"/>
    <w:rsid w:val="00BE6C41"/>
    <w:rsid w:val="00BE7695"/>
    <w:rsid w:val="00BF066D"/>
    <w:rsid w:val="00BF0E3C"/>
    <w:rsid w:val="00BF0FD6"/>
    <w:rsid w:val="00BF1AA5"/>
    <w:rsid w:val="00BF1CB9"/>
    <w:rsid w:val="00BF2007"/>
    <w:rsid w:val="00BF207D"/>
    <w:rsid w:val="00BF26E4"/>
    <w:rsid w:val="00BF356F"/>
    <w:rsid w:val="00BF36C5"/>
    <w:rsid w:val="00BF3B0F"/>
    <w:rsid w:val="00BF3F57"/>
    <w:rsid w:val="00BF4702"/>
    <w:rsid w:val="00BF5CD3"/>
    <w:rsid w:val="00BF5FF0"/>
    <w:rsid w:val="00BF60BB"/>
    <w:rsid w:val="00BF64DC"/>
    <w:rsid w:val="00BF6774"/>
    <w:rsid w:val="00BF71C0"/>
    <w:rsid w:val="00BF71CF"/>
    <w:rsid w:val="00BF7445"/>
    <w:rsid w:val="00BF78CC"/>
    <w:rsid w:val="00C00061"/>
    <w:rsid w:val="00C004BC"/>
    <w:rsid w:val="00C00595"/>
    <w:rsid w:val="00C0059F"/>
    <w:rsid w:val="00C0062B"/>
    <w:rsid w:val="00C008A8"/>
    <w:rsid w:val="00C008AA"/>
    <w:rsid w:val="00C01049"/>
    <w:rsid w:val="00C0133C"/>
    <w:rsid w:val="00C01501"/>
    <w:rsid w:val="00C01C31"/>
    <w:rsid w:val="00C02749"/>
    <w:rsid w:val="00C038DB"/>
    <w:rsid w:val="00C04039"/>
    <w:rsid w:val="00C05045"/>
    <w:rsid w:val="00C05163"/>
    <w:rsid w:val="00C051C1"/>
    <w:rsid w:val="00C05497"/>
    <w:rsid w:val="00C05AEE"/>
    <w:rsid w:val="00C0656A"/>
    <w:rsid w:val="00C067DC"/>
    <w:rsid w:val="00C06D77"/>
    <w:rsid w:val="00C06D8A"/>
    <w:rsid w:val="00C0737F"/>
    <w:rsid w:val="00C075BD"/>
    <w:rsid w:val="00C07779"/>
    <w:rsid w:val="00C07805"/>
    <w:rsid w:val="00C106B5"/>
    <w:rsid w:val="00C10969"/>
    <w:rsid w:val="00C109AD"/>
    <w:rsid w:val="00C10D89"/>
    <w:rsid w:val="00C1164C"/>
    <w:rsid w:val="00C11FF9"/>
    <w:rsid w:val="00C1210A"/>
    <w:rsid w:val="00C12A04"/>
    <w:rsid w:val="00C12C56"/>
    <w:rsid w:val="00C1364E"/>
    <w:rsid w:val="00C13FF6"/>
    <w:rsid w:val="00C147C1"/>
    <w:rsid w:val="00C1495E"/>
    <w:rsid w:val="00C1581D"/>
    <w:rsid w:val="00C159EB"/>
    <w:rsid w:val="00C16228"/>
    <w:rsid w:val="00C16776"/>
    <w:rsid w:val="00C167AF"/>
    <w:rsid w:val="00C16AF8"/>
    <w:rsid w:val="00C1780C"/>
    <w:rsid w:val="00C178DF"/>
    <w:rsid w:val="00C215D9"/>
    <w:rsid w:val="00C22210"/>
    <w:rsid w:val="00C224E6"/>
    <w:rsid w:val="00C23084"/>
    <w:rsid w:val="00C23254"/>
    <w:rsid w:val="00C2457F"/>
    <w:rsid w:val="00C25063"/>
    <w:rsid w:val="00C25192"/>
    <w:rsid w:val="00C25C84"/>
    <w:rsid w:val="00C26BFE"/>
    <w:rsid w:val="00C26E21"/>
    <w:rsid w:val="00C26FF3"/>
    <w:rsid w:val="00C279C8"/>
    <w:rsid w:val="00C31E23"/>
    <w:rsid w:val="00C31F5B"/>
    <w:rsid w:val="00C32666"/>
    <w:rsid w:val="00C32C2A"/>
    <w:rsid w:val="00C332D9"/>
    <w:rsid w:val="00C33B43"/>
    <w:rsid w:val="00C342CA"/>
    <w:rsid w:val="00C346F3"/>
    <w:rsid w:val="00C348A1"/>
    <w:rsid w:val="00C349CF"/>
    <w:rsid w:val="00C34B3E"/>
    <w:rsid w:val="00C34D93"/>
    <w:rsid w:val="00C35076"/>
    <w:rsid w:val="00C377A0"/>
    <w:rsid w:val="00C37D1B"/>
    <w:rsid w:val="00C37D7C"/>
    <w:rsid w:val="00C401B6"/>
    <w:rsid w:val="00C402A0"/>
    <w:rsid w:val="00C4178C"/>
    <w:rsid w:val="00C419F6"/>
    <w:rsid w:val="00C43A3D"/>
    <w:rsid w:val="00C445DE"/>
    <w:rsid w:val="00C44825"/>
    <w:rsid w:val="00C44D66"/>
    <w:rsid w:val="00C451E7"/>
    <w:rsid w:val="00C455DE"/>
    <w:rsid w:val="00C45C15"/>
    <w:rsid w:val="00C46348"/>
    <w:rsid w:val="00C465EE"/>
    <w:rsid w:val="00C4661D"/>
    <w:rsid w:val="00C466F6"/>
    <w:rsid w:val="00C46FBB"/>
    <w:rsid w:val="00C47170"/>
    <w:rsid w:val="00C4767A"/>
    <w:rsid w:val="00C47B8A"/>
    <w:rsid w:val="00C47BFD"/>
    <w:rsid w:val="00C5006C"/>
    <w:rsid w:val="00C501DF"/>
    <w:rsid w:val="00C50484"/>
    <w:rsid w:val="00C506AA"/>
    <w:rsid w:val="00C512F3"/>
    <w:rsid w:val="00C5160B"/>
    <w:rsid w:val="00C516D0"/>
    <w:rsid w:val="00C517DC"/>
    <w:rsid w:val="00C51854"/>
    <w:rsid w:val="00C51F93"/>
    <w:rsid w:val="00C52337"/>
    <w:rsid w:val="00C52425"/>
    <w:rsid w:val="00C526BA"/>
    <w:rsid w:val="00C52B30"/>
    <w:rsid w:val="00C53DAF"/>
    <w:rsid w:val="00C54715"/>
    <w:rsid w:val="00C5475A"/>
    <w:rsid w:val="00C5551F"/>
    <w:rsid w:val="00C55A75"/>
    <w:rsid w:val="00C56068"/>
    <w:rsid w:val="00C5661A"/>
    <w:rsid w:val="00C56AD1"/>
    <w:rsid w:val="00C56F30"/>
    <w:rsid w:val="00C5757D"/>
    <w:rsid w:val="00C575D4"/>
    <w:rsid w:val="00C57726"/>
    <w:rsid w:val="00C5782C"/>
    <w:rsid w:val="00C57908"/>
    <w:rsid w:val="00C60800"/>
    <w:rsid w:val="00C61131"/>
    <w:rsid w:val="00C62F59"/>
    <w:rsid w:val="00C63AA4"/>
    <w:rsid w:val="00C63B99"/>
    <w:rsid w:val="00C63F24"/>
    <w:rsid w:val="00C64AF9"/>
    <w:rsid w:val="00C6550E"/>
    <w:rsid w:val="00C656EF"/>
    <w:rsid w:val="00C65A7A"/>
    <w:rsid w:val="00C65BAE"/>
    <w:rsid w:val="00C65D21"/>
    <w:rsid w:val="00C65E50"/>
    <w:rsid w:val="00C66076"/>
    <w:rsid w:val="00C662F2"/>
    <w:rsid w:val="00C66F88"/>
    <w:rsid w:val="00C6702B"/>
    <w:rsid w:val="00C67487"/>
    <w:rsid w:val="00C71B3E"/>
    <w:rsid w:val="00C72FA8"/>
    <w:rsid w:val="00C7340D"/>
    <w:rsid w:val="00C736F5"/>
    <w:rsid w:val="00C73F3D"/>
    <w:rsid w:val="00C74040"/>
    <w:rsid w:val="00C74157"/>
    <w:rsid w:val="00C7471B"/>
    <w:rsid w:val="00C74BA7"/>
    <w:rsid w:val="00C74E55"/>
    <w:rsid w:val="00C758E5"/>
    <w:rsid w:val="00C76446"/>
    <w:rsid w:val="00C76CD7"/>
    <w:rsid w:val="00C77989"/>
    <w:rsid w:val="00C800B8"/>
    <w:rsid w:val="00C80428"/>
    <w:rsid w:val="00C80747"/>
    <w:rsid w:val="00C80D57"/>
    <w:rsid w:val="00C81DDB"/>
    <w:rsid w:val="00C81E21"/>
    <w:rsid w:val="00C81FBC"/>
    <w:rsid w:val="00C82B69"/>
    <w:rsid w:val="00C8316A"/>
    <w:rsid w:val="00C83428"/>
    <w:rsid w:val="00C83495"/>
    <w:rsid w:val="00C837D2"/>
    <w:rsid w:val="00C846E2"/>
    <w:rsid w:val="00C8483A"/>
    <w:rsid w:val="00C85662"/>
    <w:rsid w:val="00C86177"/>
    <w:rsid w:val="00C86AE9"/>
    <w:rsid w:val="00C8746E"/>
    <w:rsid w:val="00C87BBD"/>
    <w:rsid w:val="00C900D3"/>
    <w:rsid w:val="00C9088C"/>
    <w:rsid w:val="00C90B36"/>
    <w:rsid w:val="00C90E7E"/>
    <w:rsid w:val="00C9119D"/>
    <w:rsid w:val="00C91213"/>
    <w:rsid w:val="00C91315"/>
    <w:rsid w:val="00C91810"/>
    <w:rsid w:val="00C9255B"/>
    <w:rsid w:val="00C92845"/>
    <w:rsid w:val="00C92B0A"/>
    <w:rsid w:val="00C92B25"/>
    <w:rsid w:val="00C93526"/>
    <w:rsid w:val="00C9362C"/>
    <w:rsid w:val="00C941D3"/>
    <w:rsid w:val="00C9529D"/>
    <w:rsid w:val="00C956D7"/>
    <w:rsid w:val="00C959A1"/>
    <w:rsid w:val="00C9647A"/>
    <w:rsid w:val="00C9663C"/>
    <w:rsid w:val="00C97F72"/>
    <w:rsid w:val="00CA0ABA"/>
    <w:rsid w:val="00CA0BB3"/>
    <w:rsid w:val="00CA0D4B"/>
    <w:rsid w:val="00CA147D"/>
    <w:rsid w:val="00CA16A4"/>
    <w:rsid w:val="00CA1ABC"/>
    <w:rsid w:val="00CA1F45"/>
    <w:rsid w:val="00CA40CB"/>
    <w:rsid w:val="00CA4355"/>
    <w:rsid w:val="00CA446B"/>
    <w:rsid w:val="00CA4761"/>
    <w:rsid w:val="00CA4863"/>
    <w:rsid w:val="00CA49C3"/>
    <w:rsid w:val="00CA4BAB"/>
    <w:rsid w:val="00CA4CED"/>
    <w:rsid w:val="00CA5231"/>
    <w:rsid w:val="00CA5698"/>
    <w:rsid w:val="00CA62B3"/>
    <w:rsid w:val="00CA63D0"/>
    <w:rsid w:val="00CA6613"/>
    <w:rsid w:val="00CA7144"/>
    <w:rsid w:val="00CB1198"/>
    <w:rsid w:val="00CB3102"/>
    <w:rsid w:val="00CB3B2B"/>
    <w:rsid w:val="00CB4071"/>
    <w:rsid w:val="00CB4D78"/>
    <w:rsid w:val="00CB4E20"/>
    <w:rsid w:val="00CB4E7B"/>
    <w:rsid w:val="00CB4F4B"/>
    <w:rsid w:val="00CB53EF"/>
    <w:rsid w:val="00CB6CEC"/>
    <w:rsid w:val="00CB7052"/>
    <w:rsid w:val="00CB7180"/>
    <w:rsid w:val="00CC03C5"/>
    <w:rsid w:val="00CC0694"/>
    <w:rsid w:val="00CC0B48"/>
    <w:rsid w:val="00CC1384"/>
    <w:rsid w:val="00CC1C14"/>
    <w:rsid w:val="00CC2166"/>
    <w:rsid w:val="00CC23E5"/>
    <w:rsid w:val="00CC249F"/>
    <w:rsid w:val="00CC27A0"/>
    <w:rsid w:val="00CC28FB"/>
    <w:rsid w:val="00CC3615"/>
    <w:rsid w:val="00CC37A7"/>
    <w:rsid w:val="00CC3B2F"/>
    <w:rsid w:val="00CC46D7"/>
    <w:rsid w:val="00CC5482"/>
    <w:rsid w:val="00CC5BCD"/>
    <w:rsid w:val="00CC6533"/>
    <w:rsid w:val="00CC65AF"/>
    <w:rsid w:val="00CC6849"/>
    <w:rsid w:val="00CC7B4B"/>
    <w:rsid w:val="00CD0649"/>
    <w:rsid w:val="00CD0A97"/>
    <w:rsid w:val="00CD1B29"/>
    <w:rsid w:val="00CD1CD4"/>
    <w:rsid w:val="00CD1D23"/>
    <w:rsid w:val="00CD22A0"/>
    <w:rsid w:val="00CD356F"/>
    <w:rsid w:val="00CD46A1"/>
    <w:rsid w:val="00CD4E7A"/>
    <w:rsid w:val="00CD5359"/>
    <w:rsid w:val="00CD5CDF"/>
    <w:rsid w:val="00CD5CE4"/>
    <w:rsid w:val="00CD6A5E"/>
    <w:rsid w:val="00CD7536"/>
    <w:rsid w:val="00CD785A"/>
    <w:rsid w:val="00CE031A"/>
    <w:rsid w:val="00CE04A5"/>
    <w:rsid w:val="00CE0919"/>
    <w:rsid w:val="00CE0DBE"/>
    <w:rsid w:val="00CE12E5"/>
    <w:rsid w:val="00CE1C22"/>
    <w:rsid w:val="00CE1CAB"/>
    <w:rsid w:val="00CE1FD8"/>
    <w:rsid w:val="00CE2263"/>
    <w:rsid w:val="00CE2773"/>
    <w:rsid w:val="00CE29A1"/>
    <w:rsid w:val="00CE31C0"/>
    <w:rsid w:val="00CE4446"/>
    <w:rsid w:val="00CE5413"/>
    <w:rsid w:val="00CE568E"/>
    <w:rsid w:val="00CE5BBF"/>
    <w:rsid w:val="00CE5C07"/>
    <w:rsid w:val="00CE793B"/>
    <w:rsid w:val="00CE924E"/>
    <w:rsid w:val="00CF0503"/>
    <w:rsid w:val="00CF0642"/>
    <w:rsid w:val="00CF0D17"/>
    <w:rsid w:val="00CF2552"/>
    <w:rsid w:val="00CF2EB3"/>
    <w:rsid w:val="00CF35D1"/>
    <w:rsid w:val="00CF362D"/>
    <w:rsid w:val="00CF3D67"/>
    <w:rsid w:val="00CF4E8D"/>
    <w:rsid w:val="00CF51AA"/>
    <w:rsid w:val="00CF51CA"/>
    <w:rsid w:val="00CF53F7"/>
    <w:rsid w:val="00CF60BE"/>
    <w:rsid w:val="00CF6287"/>
    <w:rsid w:val="00CF629F"/>
    <w:rsid w:val="00CF6CF1"/>
    <w:rsid w:val="00CF72B4"/>
    <w:rsid w:val="00CF72BE"/>
    <w:rsid w:val="00CF7441"/>
    <w:rsid w:val="00CF77B0"/>
    <w:rsid w:val="00D0035A"/>
    <w:rsid w:val="00D00C91"/>
    <w:rsid w:val="00D00E60"/>
    <w:rsid w:val="00D017D6"/>
    <w:rsid w:val="00D018F4"/>
    <w:rsid w:val="00D019B4"/>
    <w:rsid w:val="00D01B56"/>
    <w:rsid w:val="00D0262A"/>
    <w:rsid w:val="00D0295B"/>
    <w:rsid w:val="00D02C6A"/>
    <w:rsid w:val="00D02D42"/>
    <w:rsid w:val="00D04493"/>
    <w:rsid w:val="00D044CC"/>
    <w:rsid w:val="00D0456A"/>
    <w:rsid w:val="00D056BD"/>
    <w:rsid w:val="00D06252"/>
    <w:rsid w:val="00D064DE"/>
    <w:rsid w:val="00D06DC0"/>
    <w:rsid w:val="00D06E6E"/>
    <w:rsid w:val="00D06F99"/>
    <w:rsid w:val="00D076FB"/>
    <w:rsid w:val="00D10086"/>
    <w:rsid w:val="00D10462"/>
    <w:rsid w:val="00D10C33"/>
    <w:rsid w:val="00D10E79"/>
    <w:rsid w:val="00D1150A"/>
    <w:rsid w:val="00D11EF9"/>
    <w:rsid w:val="00D12CE4"/>
    <w:rsid w:val="00D1399B"/>
    <w:rsid w:val="00D14417"/>
    <w:rsid w:val="00D15823"/>
    <w:rsid w:val="00D1693F"/>
    <w:rsid w:val="00D17245"/>
    <w:rsid w:val="00D201C7"/>
    <w:rsid w:val="00D20A75"/>
    <w:rsid w:val="00D21626"/>
    <w:rsid w:val="00D21F86"/>
    <w:rsid w:val="00D21F88"/>
    <w:rsid w:val="00D220F5"/>
    <w:rsid w:val="00D22189"/>
    <w:rsid w:val="00D22801"/>
    <w:rsid w:val="00D2302E"/>
    <w:rsid w:val="00D236AA"/>
    <w:rsid w:val="00D238E3"/>
    <w:rsid w:val="00D23A3F"/>
    <w:rsid w:val="00D2447B"/>
    <w:rsid w:val="00D251EA"/>
    <w:rsid w:val="00D252C8"/>
    <w:rsid w:val="00D259A1"/>
    <w:rsid w:val="00D26122"/>
    <w:rsid w:val="00D26B57"/>
    <w:rsid w:val="00D270D7"/>
    <w:rsid w:val="00D300C2"/>
    <w:rsid w:val="00D300DD"/>
    <w:rsid w:val="00D3033D"/>
    <w:rsid w:val="00D30679"/>
    <w:rsid w:val="00D314DD"/>
    <w:rsid w:val="00D3233B"/>
    <w:rsid w:val="00D32F07"/>
    <w:rsid w:val="00D331D4"/>
    <w:rsid w:val="00D33CEC"/>
    <w:rsid w:val="00D33DC9"/>
    <w:rsid w:val="00D34AB4"/>
    <w:rsid w:val="00D34B02"/>
    <w:rsid w:val="00D34B83"/>
    <w:rsid w:val="00D35259"/>
    <w:rsid w:val="00D35345"/>
    <w:rsid w:val="00D35BAE"/>
    <w:rsid w:val="00D35E20"/>
    <w:rsid w:val="00D36669"/>
    <w:rsid w:val="00D36D2C"/>
    <w:rsid w:val="00D37397"/>
    <w:rsid w:val="00D379DA"/>
    <w:rsid w:val="00D37E25"/>
    <w:rsid w:val="00D40D00"/>
    <w:rsid w:val="00D41374"/>
    <w:rsid w:val="00D41C62"/>
    <w:rsid w:val="00D42162"/>
    <w:rsid w:val="00D4299A"/>
    <w:rsid w:val="00D42EE4"/>
    <w:rsid w:val="00D42F8A"/>
    <w:rsid w:val="00D4309A"/>
    <w:rsid w:val="00D4329F"/>
    <w:rsid w:val="00D44B8D"/>
    <w:rsid w:val="00D44BDE"/>
    <w:rsid w:val="00D45695"/>
    <w:rsid w:val="00D45994"/>
    <w:rsid w:val="00D459E4"/>
    <w:rsid w:val="00D45C12"/>
    <w:rsid w:val="00D46E6A"/>
    <w:rsid w:val="00D46F40"/>
    <w:rsid w:val="00D472C6"/>
    <w:rsid w:val="00D47E66"/>
    <w:rsid w:val="00D50208"/>
    <w:rsid w:val="00D50A70"/>
    <w:rsid w:val="00D51159"/>
    <w:rsid w:val="00D51395"/>
    <w:rsid w:val="00D51D86"/>
    <w:rsid w:val="00D523E9"/>
    <w:rsid w:val="00D52938"/>
    <w:rsid w:val="00D52B3B"/>
    <w:rsid w:val="00D52F97"/>
    <w:rsid w:val="00D5364F"/>
    <w:rsid w:val="00D538A3"/>
    <w:rsid w:val="00D539BD"/>
    <w:rsid w:val="00D53E37"/>
    <w:rsid w:val="00D54A76"/>
    <w:rsid w:val="00D54B7D"/>
    <w:rsid w:val="00D54C04"/>
    <w:rsid w:val="00D55D65"/>
    <w:rsid w:val="00D5620E"/>
    <w:rsid w:val="00D56F0E"/>
    <w:rsid w:val="00D57372"/>
    <w:rsid w:val="00D57E2B"/>
    <w:rsid w:val="00D60B34"/>
    <w:rsid w:val="00D60D14"/>
    <w:rsid w:val="00D60D92"/>
    <w:rsid w:val="00D61381"/>
    <w:rsid w:val="00D61824"/>
    <w:rsid w:val="00D62128"/>
    <w:rsid w:val="00D62803"/>
    <w:rsid w:val="00D62922"/>
    <w:rsid w:val="00D633AD"/>
    <w:rsid w:val="00D63628"/>
    <w:rsid w:val="00D637E3"/>
    <w:rsid w:val="00D63D52"/>
    <w:rsid w:val="00D64105"/>
    <w:rsid w:val="00D64A19"/>
    <w:rsid w:val="00D64A74"/>
    <w:rsid w:val="00D65303"/>
    <w:rsid w:val="00D65B2D"/>
    <w:rsid w:val="00D65FEB"/>
    <w:rsid w:val="00D669C3"/>
    <w:rsid w:val="00D66E38"/>
    <w:rsid w:val="00D67B1F"/>
    <w:rsid w:val="00D67B80"/>
    <w:rsid w:val="00D67C7C"/>
    <w:rsid w:val="00D70E1E"/>
    <w:rsid w:val="00D711BA"/>
    <w:rsid w:val="00D71B6C"/>
    <w:rsid w:val="00D72241"/>
    <w:rsid w:val="00D72352"/>
    <w:rsid w:val="00D7275E"/>
    <w:rsid w:val="00D7296D"/>
    <w:rsid w:val="00D72FB7"/>
    <w:rsid w:val="00D73548"/>
    <w:rsid w:val="00D73C36"/>
    <w:rsid w:val="00D74045"/>
    <w:rsid w:val="00D74341"/>
    <w:rsid w:val="00D74B40"/>
    <w:rsid w:val="00D75467"/>
    <w:rsid w:val="00D75837"/>
    <w:rsid w:val="00D763F2"/>
    <w:rsid w:val="00D76452"/>
    <w:rsid w:val="00D76472"/>
    <w:rsid w:val="00D76496"/>
    <w:rsid w:val="00D768FE"/>
    <w:rsid w:val="00D76934"/>
    <w:rsid w:val="00D77240"/>
    <w:rsid w:val="00D77634"/>
    <w:rsid w:val="00D77B7C"/>
    <w:rsid w:val="00D80589"/>
    <w:rsid w:val="00D805A8"/>
    <w:rsid w:val="00D80735"/>
    <w:rsid w:val="00D81337"/>
    <w:rsid w:val="00D813FD"/>
    <w:rsid w:val="00D81C2D"/>
    <w:rsid w:val="00D8202E"/>
    <w:rsid w:val="00D83044"/>
    <w:rsid w:val="00D8370A"/>
    <w:rsid w:val="00D83A40"/>
    <w:rsid w:val="00D83E1C"/>
    <w:rsid w:val="00D84870"/>
    <w:rsid w:val="00D84EF3"/>
    <w:rsid w:val="00D85227"/>
    <w:rsid w:val="00D8545D"/>
    <w:rsid w:val="00D85555"/>
    <w:rsid w:val="00D8588A"/>
    <w:rsid w:val="00D870F2"/>
    <w:rsid w:val="00D87335"/>
    <w:rsid w:val="00D90B39"/>
    <w:rsid w:val="00D90F2B"/>
    <w:rsid w:val="00D90F55"/>
    <w:rsid w:val="00D934C5"/>
    <w:rsid w:val="00D94904"/>
    <w:rsid w:val="00D94D66"/>
    <w:rsid w:val="00D951D3"/>
    <w:rsid w:val="00D9575B"/>
    <w:rsid w:val="00D96DC1"/>
    <w:rsid w:val="00D970DC"/>
    <w:rsid w:val="00D97676"/>
    <w:rsid w:val="00DA05F5"/>
    <w:rsid w:val="00DA08A1"/>
    <w:rsid w:val="00DA0F63"/>
    <w:rsid w:val="00DA10C2"/>
    <w:rsid w:val="00DA21C0"/>
    <w:rsid w:val="00DA24AE"/>
    <w:rsid w:val="00DA251A"/>
    <w:rsid w:val="00DA2FA6"/>
    <w:rsid w:val="00DA304E"/>
    <w:rsid w:val="00DA3165"/>
    <w:rsid w:val="00DA3334"/>
    <w:rsid w:val="00DA34B5"/>
    <w:rsid w:val="00DA350A"/>
    <w:rsid w:val="00DA3D69"/>
    <w:rsid w:val="00DA4153"/>
    <w:rsid w:val="00DA498B"/>
    <w:rsid w:val="00DA4C00"/>
    <w:rsid w:val="00DA4E0A"/>
    <w:rsid w:val="00DA4E71"/>
    <w:rsid w:val="00DA6119"/>
    <w:rsid w:val="00DA6501"/>
    <w:rsid w:val="00DA6682"/>
    <w:rsid w:val="00DA6717"/>
    <w:rsid w:val="00DA6C21"/>
    <w:rsid w:val="00DB00E8"/>
    <w:rsid w:val="00DB08E0"/>
    <w:rsid w:val="00DB14E9"/>
    <w:rsid w:val="00DB2230"/>
    <w:rsid w:val="00DB2412"/>
    <w:rsid w:val="00DB2CE2"/>
    <w:rsid w:val="00DB2DD7"/>
    <w:rsid w:val="00DB334C"/>
    <w:rsid w:val="00DB4361"/>
    <w:rsid w:val="00DB4673"/>
    <w:rsid w:val="00DB5150"/>
    <w:rsid w:val="00DB520F"/>
    <w:rsid w:val="00DB565C"/>
    <w:rsid w:val="00DB577B"/>
    <w:rsid w:val="00DB5F60"/>
    <w:rsid w:val="00DB65A1"/>
    <w:rsid w:val="00DB6617"/>
    <w:rsid w:val="00DB68C2"/>
    <w:rsid w:val="00DB6C34"/>
    <w:rsid w:val="00DC030B"/>
    <w:rsid w:val="00DC0526"/>
    <w:rsid w:val="00DC0FCD"/>
    <w:rsid w:val="00DC13A4"/>
    <w:rsid w:val="00DC1A41"/>
    <w:rsid w:val="00DC22E0"/>
    <w:rsid w:val="00DC2E91"/>
    <w:rsid w:val="00DC321B"/>
    <w:rsid w:val="00DC32C3"/>
    <w:rsid w:val="00DC3D61"/>
    <w:rsid w:val="00DC3E40"/>
    <w:rsid w:val="00DC4386"/>
    <w:rsid w:val="00DC450D"/>
    <w:rsid w:val="00DC4924"/>
    <w:rsid w:val="00DC4B85"/>
    <w:rsid w:val="00DC6182"/>
    <w:rsid w:val="00DC6E57"/>
    <w:rsid w:val="00DC7594"/>
    <w:rsid w:val="00DC7998"/>
    <w:rsid w:val="00DD02E4"/>
    <w:rsid w:val="00DD0746"/>
    <w:rsid w:val="00DD0915"/>
    <w:rsid w:val="00DD0A8C"/>
    <w:rsid w:val="00DD120E"/>
    <w:rsid w:val="00DD1FDC"/>
    <w:rsid w:val="00DD2644"/>
    <w:rsid w:val="00DD2765"/>
    <w:rsid w:val="00DD32D9"/>
    <w:rsid w:val="00DD4213"/>
    <w:rsid w:val="00DD448B"/>
    <w:rsid w:val="00DD48D5"/>
    <w:rsid w:val="00DD499B"/>
    <w:rsid w:val="00DD53BA"/>
    <w:rsid w:val="00DD5794"/>
    <w:rsid w:val="00DD5C01"/>
    <w:rsid w:val="00DD5F5B"/>
    <w:rsid w:val="00DD6931"/>
    <w:rsid w:val="00DD7050"/>
    <w:rsid w:val="00DD7943"/>
    <w:rsid w:val="00DE02F6"/>
    <w:rsid w:val="00DE04E0"/>
    <w:rsid w:val="00DE06D2"/>
    <w:rsid w:val="00DE06D5"/>
    <w:rsid w:val="00DE0BE2"/>
    <w:rsid w:val="00DE170C"/>
    <w:rsid w:val="00DE17BA"/>
    <w:rsid w:val="00DE1DD1"/>
    <w:rsid w:val="00DE23C2"/>
    <w:rsid w:val="00DE28D1"/>
    <w:rsid w:val="00DE2B89"/>
    <w:rsid w:val="00DE54C0"/>
    <w:rsid w:val="00DE566F"/>
    <w:rsid w:val="00DE5E0D"/>
    <w:rsid w:val="00DE6436"/>
    <w:rsid w:val="00DE7441"/>
    <w:rsid w:val="00DE7ED0"/>
    <w:rsid w:val="00DF08D7"/>
    <w:rsid w:val="00DF0D23"/>
    <w:rsid w:val="00DF1720"/>
    <w:rsid w:val="00DF1CB6"/>
    <w:rsid w:val="00DF3077"/>
    <w:rsid w:val="00DF36FB"/>
    <w:rsid w:val="00DF4515"/>
    <w:rsid w:val="00DF4D1C"/>
    <w:rsid w:val="00DF4FA9"/>
    <w:rsid w:val="00DF524C"/>
    <w:rsid w:val="00DF52A4"/>
    <w:rsid w:val="00DF6053"/>
    <w:rsid w:val="00DF60A4"/>
    <w:rsid w:val="00DF6718"/>
    <w:rsid w:val="00DF6778"/>
    <w:rsid w:val="00DF703D"/>
    <w:rsid w:val="00DF72D8"/>
    <w:rsid w:val="00E00479"/>
    <w:rsid w:val="00E0132D"/>
    <w:rsid w:val="00E02E45"/>
    <w:rsid w:val="00E02FE0"/>
    <w:rsid w:val="00E030DB"/>
    <w:rsid w:val="00E03BD8"/>
    <w:rsid w:val="00E03D66"/>
    <w:rsid w:val="00E03F86"/>
    <w:rsid w:val="00E0551D"/>
    <w:rsid w:val="00E10957"/>
    <w:rsid w:val="00E10E41"/>
    <w:rsid w:val="00E1112D"/>
    <w:rsid w:val="00E11401"/>
    <w:rsid w:val="00E115C8"/>
    <w:rsid w:val="00E118D7"/>
    <w:rsid w:val="00E11B4E"/>
    <w:rsid w:val="00E11EED"/>
    <w:rsid w:val="00E11FC5"/>
    <w:rsid w:val="00E1229D"/>
    <w:rsid w:val="00E13721"/>
    <w:rsid w:val="00E13751"/>
    <w:rsid w:val="00E13AAF"/>
    <w:rsid w:val="00E14C87"/>
    <w:rsid w:val="00E15102"/>
    <w:rsid w:val="00E1585C"/>
    <w:rsid w:val="00E15B22"/>
    <w:rsid w:val="00E162E0"/>
    <w:rsid w:val="00E16853"/>
    <w:rsid w:val="00E16AB2"/>
    <w:rsid w:val="00E17C51"/>
    <w:rsid w:val="00E206CD"/>
    <w:rsid w:val="00E20965"/>
    <w:rsid w:val="00E20A31"/>
    <w:rsid w:val="00E20B65"/>
    <w:rsid w:val="00E20D0C"/>
    <w:rsid w:val="00E20F93"/>
    <w:rsid w:val="00E210BB"/>
    <w:rsid w:val="00E22503"/>
    <w:rsid w:val="00E23526"/>
    <w:rsid w:val="00E23711"/>
    <w:rsid w:val="00E239FE"/>
    <w:rsid w:val="00E23A40"/>
    <w:rsid w:val="00E243E8"/>
    <w:rsid w:val="00E2473A"/>
    <w:rsid w:val="00E25B86"/>
    <w:rsid w:val="00E26051"/>
    <w:rsid w:val="00E2616D"/>
    <w:rsid w:val="00E2647A"/>
    <w:rsid w:val="00E267C9"/>
    <w:rsid w:val="00E27085"/>
    <w:rsid w:val="00E273E3"/>
    <w:rsid w:val="00E27D8F"/>
    <w:rsid w:val="00E303AC"/>
    <w:rsid w:val="00E309E0"/>
    <w:rsid w:val="00E31579"/>
    <w:rsid w:val="00E31B7B"/>
    <w:rsid w:val="00E32E06"/>
    <w:rsid w:val="00E32FA0"/>
    <w:rsid w:val="00E332FC"/>
    <w:rsid w:val="00E33A13"/>
    <w:rsid w:val="00E33E1E"/>
    <w:rsid w:val="00E343A8"/>
    <w:rsid w:val="00E34972"/>
    <w:rsid w:val="00E34C92"/>
    <w:rsid w:val="00E34E57"/>
    <w:rsid w:val="00E35232"/>
    <w:rsid w:val="00E3533F"/>
    <w:rsid w:val="00E35369"/>
    <w:rsid w:val="00E35472"/>
    <w:rsid w:val="00E35559"/>
    <w:rsid w:val="00E35BEC"/>
    <w:rsid w:val="00E35C9B"/>
    <w:rsid w:val="00E3660C"/>
    <w:rsid w:val="00E36F91"/>
    <w:rsid w:val="00E3794F"/>
    <w:rsid w:val="00E37FC9"/>
    <w:rsid w:val="00E402E3"/>
    <w:rsid w:val="00E41146"/>
    <w:rsid w:val="00E41457"/>
    <w:rsid w:val="00E4172E"/>
    <w:rsid w:val="00E41B8E"/>
    <w:rsid w:val="00E41F5A"/>
    <w:rsid w:val="00E42294"/>
    <w:rsid w:val="00E422D4"/>
    <w:rsid w:val="00E429D6"/>
    <w:rsid w:val="00E4314E"/>
    <w:rsid w:val="00E4362A"/>
    <w:rsid w:val="00E43C04"/>
    <w:rsid w:val="00E44581"/>
    <w:rsid w:val="00E44A2E"/>
    <w:rsid w:val="00E45C1A"/>
    <w:rsid w:val="00E4720F"/>
    <w:rsid w:val="00E47608"/>
    <w:rsid w:val="00E47728"/>
    <w:rsid w:val="00E47859"/>
    <w:rsid w:val="00E47D4C"/>
    <w:rsid w:val="00E47E34"/>
    <w:rsid w:val="00E47F36"/>
    <w:rsid w:val="00E50319"/>
    <w:rsid w:val="00E504C4"/>
    <w:rsid w:val="00E50807"/>
    <w:rsid w:val="00E52587"/>
    <w:rsid w:val="00E5361C"/>
    <w:rsid w:val="00E536E4"/>
    <w:rsid w:val="00E54CD1"/>
    <w:rsid w:val="00E55098"/>
    <w:rsid w:val="00E557B8"/>
    <w:rsid w:val="00E56FCB"/>
    <w:rsid w:val="00E6005D"/>
    <w:rsid w:val="00E6045B"/>
    <w:rsid w:val="00E60CBA"/>
    <w:rsid w:val="00E60D5D"/>
    <w:rsid w:val="00E62A19"/>
    <w:rsid w:val="00E62FCB"/>
    <w:rsid w:val="00E636AC"/>
    <w:rsid w:val="00E639E8"/>
    <w:rsid w:val="00E63DD9"/>
    <w:rsid w:val="00E64734"/>
    <w:rsid w:val="00E6474A"/>
    <w:rsid w:val="00E64D40"/>
    <w:rsid w:val="00E6525B"/>
    <w:rsid w:val="00E65E2E"/>
    <w:rsid w:val="00E66AAE"/>
    <w:rsid w:val="00E66BF2"/>
    <w:rsid w:val="00E678E2"/>
    <w:rsid w:val="00E67B37"/>
    <w:rsid w:val="00E67DED"/>
    <w:rsid w:val="00E70248"/>
    <w:rsid w:val="00E70903"/>
    <w:rsid w:val="00E71224"/>
    <w:rsid w:val="00E71801"/>
    <w:rsid w:val="00E7182C"/>
    <w:rsid w:val="00E718B5"/>
    <w:rsid w:val="00E71A2C"/>
    <w:rsid w:val="00E71B07"/>
    <w:rsid w:val="00E726E4"/>
    <w:rsid w:val="00E72E60"/>
    <w:rsid w:val="00E734EB"/>
    <w:rsid w:val="00E73951"/>
    <w:rsid w:val="00E73AE0"/>
    <w:rsid w:val="00E74319"/>
    <w:rsid w:val="00E7451A"/>
    <w:rsid w:val="00E7469C"/>
    <w:rsid w:val="00E74912"/>
    <w:rsid w:val="00E75B2B"/>
    <w:rsid w:val="00E762EB"/>
    <w:rsid w:val="00E76657"/>
    <w:rsid w:val="00E767BC"/>
    <w:rsid w:val="00E76CBC"/>
    <w:rsid w:val="00E76D50"/>
    <w:rsid w:val="00E76FD0"/>
    <w:rsid w:val="00E7724E"/>
    <w:rsid w:val="00E776C5"/>
    <w:rsid w:val="00E77E5F"/>
    <w:rsid w:val="00E77E82"/>
    <w:rsid w:val="00E825E7"/>
    <w:rsid w:val="00E826B5"/>
    <w:rsid w:val="00E83504"/>
    <w:rsid w:val="00E83716"/>
    <w:rsid w:val="00E84F1E"/>
    <w:rsid w:val="00E84F60"/>
    <w:rsid w:val="00E85228"/>
    <w:rsid w:val="00E87149"/>
    <w:rsid w:val="00E87240"/>
    <w:rsid w:val="00E8745D"/>
    <w:rsid w:val="00E90ADA"/>
    <w:rsid w:val="00E90B70"/>
    <w:rsid w:val="00E90BD4"/>
    <w:rsid w:val="00E90CB6"/>
    <w:rsid w:val="00E91F08"/>
    <w:rsid w:val="00E91F84"/>
    <w:rsid w:val="00E923B7"/>
    <w:rsid w:val="00E92AF6"/>
    <w:rsid w:val="00E93D71"/>
    <w:rsid w:val="00E943C6"/>
    <w:rsid w:val="00E944E9"/>
    <w:rsid w:val="00E94C1D"/>
    <w:rsid w:val="00E95344"/>
    <w:rsid w:val="00E95E93"/>
    <w:rsid w:val="00E9627C"/>
    <w:rsid w:val="00E962F2"/>
    <w:rsid w:val="00E965F2"/>
    <w:rsid w:val="00E96986"/>
    <w:rsid w:val="00E96D9D"/>
    <w:rsid w:val="00E97070"/>
    <w:rsid w:val="00E974FD"/>
    <w:rsid w:val="00EA07B5"/>
    <w:rsid w:val="00EA085F"/>
    <w:rsid w:val="00EA0B0F"/>
    <w:rsid w:val="00EA0B9D"/>
    <w:rsid w:val="00EA0EF2"/>
    <w:rsid w:val="00EA10B8"/>
    <w:rsid w:val="00EA17CF"/>
    <w:rsid w:val="00EA1A11"/>
    <w:rsid w:val="00EA1A1E"/>
    <w:rsid w:val="00EA2013"/>
    <w:rsid w:val="00EA206A"/>
    <w:rsid w:val="00EA39AE"/>
    <w:rsid w:val="00EA3D78"/>
    <w:rsid w:val="00EA46A7"/>
    <w:rsid w:val="00EA492A"/>
    <w:rsid w:val="00EA4B3E"/>
    <w:rsid w:val="00EA4EE3"/>
    <w:rsid w:val="00EA6B10"/>
    <w:rsid w:val="00EA6B6F"/>
    <w:rsid w:val="00EA6CF5"/>
    <w:rsid w:val="00EA7486"/>
    <w:rsid w:val="00EB00F4"/>
    <w:rsid w:val="00EB0CCA"/>
    <w:rsid w:val="00EB119C"/>
    <w:rsid w:val="00EB1C80"/>
    <w:rsid w:val="00EB1CCB"/>
    <w:rsid w:val="00EB22F4"/>
    <w:rsid w:val="00EB2481"/>
    <w:rsid w:val="00EB30BB"/>
    <w:rsid w:val="00EB341F"/>
    <w:rsid w:val="00EB3FAE"/>
    <w:rsid w:val="00EB5550"/>
    <w:rsid w:val="00EB5BA4"/>
    <w:rsid w:val="00EB5C13"/>
    <w:rsid w:val="00EB5CBF"/>
    <w:rsid w:val="00EB5D6C"/>
    <w:rsid w:val="00EB6375"/>
    <w:rsid w:val="00EB6EA2"/>
    <w:rsid w:val="00EB6ED1"/>
    <w:rsid w:val="00EB79C1"/>
    <w:rsid w:val="00EB7BB5"/>
    <w:rsid w:val="00EC01AF"/>
    <w:rsid w:val="00EC0569"/>
    <w:rsid w:val="00EC07B8"/>
    <w:rsid w:val="00EC266C"/>
    <w:rsid w:val="00EC26F0"/>
    <w:rsid w:val="00EC38FF"/>
    <w:rsid w:val="00EC3D02"/>
    <w:rsid w:val="00EC501F"/>
    <w:rsid w:val="00EC5148"/>
    <w:rsid w:val="00EC55DE"/>
    <w:rsid w:val="00EC64AF"/>
    <w:rsid w:val="00EC6B55"/>
    <w:rsid w:val="00EC70F1"/>
    <w:rsid w:val="00EC7257"/>
    <w:rsid w:val="00ED0197"/>
    <w:rsid w:val="00ED0549"/>
    <w:rsid w:val="00ED0A6D"/>
    <w:rsid w:val="00ED20EE"/>
    <w:rsid w:val="00ED261F"/>
    <w:rsid w:val="00ED298C"/>
    <w:rsid w:val="00ED31D0"/>
    <w:rsid w:val="00ED3E24"/>
    <w:rsid w:val="00ED403F"/>
    <w:rsid w:val="00ED46CA"/>
    <w:rsid w:val="00ED56B6"/>
    <w:rsid w:val="00ED5747"/>
    <w:rsid w:val="00ED6A19"/>
    <w:rsid w:val="00ED7D89"/>
    <w:rsid w:val="00ED7EE1"/>
    <w:rsid w:val="00EE06AD"/>
    <w:rsid w:val="00EE2B09"/>
    <w:rsid w:val="00EE2E30"/>
    <w:rsid w:val="00EE398C"/>
    <w:rsid w:val="00EE3F93"/>
    <w:rsid w:val="00EE4579"/>
    <w:rsid w:val="00EE4D5C"/>
    <w:rsid w:val="00EE643C"/>
    <w:rsid w:val="00EE6609"/>
    <w:rsid w:val="00EE686B"/>
    <w:rsid w:val="00EE6D53"/>
    <w:rsid w:val="00EE7875"/>
    <w:rsid w:val="00EE78C3"/>
    <w:rsid w:val="00EF0357"/>
    <w:rsid w:val="00EF045B"/>
    <w:rsid w:val="00EF0671"/>
    <w:rsid w:val="00EF1367"/>
    <w:rsid w:val="00EF216F"/>
    <w:rsid w:val="00EF23FA"/>
    <w:rsid w:val="00EF2787"/>
    <w:rsid w:val="00EF3647"/>
    <w:rsid w:val="00EF391A"/>
    <w:rsid w:val="00EF3DE4"/>
    <w:rsid w:val="00EF5032"/>
    <w:rsid w:val="00EF51C7"/>
    <w:rsid w:val="00EF548F"/>
    <w:rsid w:val="00EF5AAB"/>
    <w:rsid w:val="00EF617F"/>
    <w:rsid w:val="00EF6621"/>
    <w:rsid w:val="00EF6CF2"/>
    <w:rsid w:val="00EF6D40"/>
    <w:rsid w:val="00EF72D3"/>
    <w:rsid w:val="00EF7CDB"/>
    <w:rsid w:val="00EF7E93"/>
    <w:rsid w:val="00F00B68"/>
    <w:rsid w:val="00F03112"/>
    <w:rsid w:val="00F031B5"/>
    <w:rsid w:val="00F03A6D"/>
    <w:rsid w:val="00F03A8C"/>
    <w:rsid w:val="00F03BA9"/>
    <w:rsid w:val="00F03D6E"/>
    <w:rsid w:val="00F042BA"/>
    <w:rsid w:val="00F05113"/>
    <w:rsid w:val="00F05A7D"/>
    <w:rsid w:val="00F0605F"/>
    <w:rsid w:val="00F0610D"/>
    <w:rsid w:val="00F0667A"/>
    <w:rsid w:val="00F0684B"/>
    <w:rsid w:val="00F06897"/>
    <w:rsid w:val="00F06CC4"/>
    <w:rsid w:val="00F07650"/>
    <w:rsid w:val="00F07839"/>
    <w:rsid w:val="00F07868"/>
    <w:rsid w:val="00F1022A"/>
    <w:rsid w:val="00F1026E"/>
    <w:rsid w:val="00F10D42"/>
    <w:rsid w:val="00F10E18"/>
    <w:rsid w:val="00F11098"/>
    <w:rsid w:val="00F11271"/>
    <w:rsid w:val="00F112EE"/>
    <w:rsid w:val="00F118BA"/>
    <w:rsid w:val="00F122C0"/>
    <w:rsid w:val="00F125C1"/>
    <w:rsid w:val="00F1281C"/>
    <w:rsid w:val="00F128C4"/>
    <w:rsid w:val="00F1351A"/>
    <w:rsid w:val="00F136C1"/>
    <w:rsid w:val="00F14564"/>
    <w:rsid w:val="00F145D1"/>
    <w:rsid w:val="00F14617"/>
    <w:rsid w:val="00F14CB2"/>
    <w:rsid w:val="00F14D08"/>
    <w:rsid w:val="00F1540F"/>
    <w:rsid w:val="00F15ADD"/>
    <w:rsid w:val="00F16E9C"/>
    <w:rsid w:val="00F175F2"/>
    <w:rsid w:val="00F17ADB"/>
    <w:rsid w:val="00F17C76"/>
    <w:rsid w:val="00F20273"/>
    <w:rsid w:val="00F20819"/>
    <w:rsid w:val="00F2082D"/>
    <w:rsid w:val="00F2113A"/>
    <w:rsid w:val="00F238DF"/>
    <w:rsid w:val="00F2429C"/>
    <w:rsid w:val="00F250C3"/>
    <w:rsid w:val="00F25BB1"/>
    <w:rsid w:val="00F260EE"/>
    <w:rsid w:val="00F260F6"/>
    <w:rsid w:val="00F26443"/>
    <w:rsid w:val="00F26890"/>
    <w:rsid w:val="00F269D7"/>
    <w:rsid w:val="00F26A98"/>
    <w:rsid w:val="00F27FCA"/>
    <w:rsid w:val="00F303FF"/>
    <w:rsid w:val="00F314E5"/>
    <w:rsid w:val="00F317E3"/>
    <w:rsid w:val="00F31C47"/>
    <w:rsid w:val="00F31C54"/>
    <w:rsid w:val="00F31DD8"/>
    <w:rsid w:val="00F33536"/>
    <w:rsid w:val="00F33682"/>
    <w:rsid w:val="00F33A77"/>
    <w:rsid w:val="00F3491A"/>
    <w:rsid w:val="00F35FBB"/>
    <w:rsid w:val="00F35FC4"/>
    <w:rsid w:val="00F36E51"/>
    <w:rsid w:val="00F376DB"/>
    <w:rsid w:val="00F40FBE"/>
    <w:rsid w:val="00F413C3"/>
    <w:rsid w:val="00F41C33"/>
    <w:rsid w:val="00F42168"/>
    <w:rsid w:val="00F42401"/>
    <w:rsid w:val="00F42E7F"/>
    <w:rsid w:val="00F43B2C"/>
    <w:rsid w:val="00F44313"/>
    <w:rsid w:val="00F44561"/>
    <w:rsid w:val="00F4472C"/>
    <w:rsid w:val="00F44730"/>
    <w:rsid w:val="00F45765"/>
    <w:rsid w:val="00F46250"/>
    <w:rsid w:val="00F466F9"/>
    <w:rsid w:val="00F4786C"/>
    <w:rsid w:val="00F47A83"/>
    <w:rsid w:val="00F47BAC"/>
    <w:rsid w:val="00F47C37"/>
    <w:rsid w:val="00F50001"/>
    <w:rsid w:val="00F50224"/>
    <w:rsid w:val="00F5075E"/>
    <w:rsid w:val="00F50C56"/>
    <w:rsid w:val="00F50D4D"/>
    <w:rsid w:val="00F50DA6"/>
    <w:rsid w:val="00F516A8"/>
    <w:rsid w:val="00F5193E"/>
    <w:rsid w:val="00F52297"/>
    <w:rsid w:val="00F52B3C"/>
    <w:rsid w:val="00F53292"/>
    <w:rsid w:val="00F53652"/>
    <w:rsid w:val="00F53725"/>
    <w:rsid w:val="00F53863"/>
    <w:rsid w:val="00F53C0B"/>
    <w:rsid w:val="00F54634"/>
    <w:rsid w:val="00F55597"/>
    <w:rsid w:val="00F57231"/>
    <w:rsid w:val="00F60206"/>
    <w:rsid w:val="00F60338"/>
    <w:rsid w:val="00F61232"/>
    <w:rsid w:val="00F61265"/>
    <w:rsid w:val="00F61656"/>
    <w:rsid w:val="00F618B2"/>
    <w:rsid w:val="00F6257C"/>
    <w:rsid w:val="00F62879"/>
    <w:rsid w:val="00F629EC"/>
    <w:rsid w:val="00F62B02"/>
    <w:rsid w:val="00F62C66"/>
    <w:rsid w:val="00F62E59"/>
    <w:rsid w:val="00F6363C"/>
    <w:rsid w:val="00F63E06"/>
    <w:rsid w:val="00F64225"/>
    <w:rsid w:val="00F64D8D"/>
    <w:rsid w:val="00F6610C"/>
    <w:rsid w:val="00F66E7F"/>
    <w:rsid w:val="00F70806"/>
    <w:rsid w:val="00F70AC4"/>
    <w:rsid w:val="00F711B8"/>
    <w:rsid w:val="00F7127D"/>
    <w:rsid w:val="00F71811"/>
    <w:rsid w:val="00F71931"/>
    <w:rsid w:val="00F723AA"/>
    <w:rsid w:val="00F72A5E"/>
    <w:rsid w:val="00F7388C"/>
    <w:rsid w:val="00F73CA4"/>
    <w:rsid w:val="00F74657"/>
    <w:rsid w:val="00F7514F"/>
    <w:rsid w:val="00F751FE"/>
    <w:rsid w:val="00F7592E"/>
    <w:rsid w:val="00F759EA"/>
    <w:rsid w:val="00F761E0"/>
    <w:rsid w:val="00F76623"/>
    <w:rsid w:val="00F77659"/>
    <w:rsid w:val="00F77809"/>
    <w:rsid w:val="00F77861"/>
    <w:rsid w:val="00F80344"/>
    <w:rsid w:val="00F8120D"/>
    <w:rsid w:val="00F81F94"/>
    <w:rsid w:val="00F82353"/>
    <w:rsid w:val="00F82AA1"/>
    <w:rsid w:val="00F82CAC"/>
    <w:rsid w:val="00F8304F"/>
    <w:rsid w:val="00F8488E"/>
    <w:rsid w:val="00F84D11"/>
    <w:rsid w:val="00F85D14"/>
    <w:rsid w:val="00F85DB5"/>
    <w:rsid w:val="00F86428"/>
    <w:rsid w:val="00F86C91"/>
    <w:rsid w:val="00F9013F"/>
    <w:rsid w:val="00F90940"/>
    <w:rsid w:val="00F90FAA"/>
    <w:rsid w:val="00F91A7D"/>
    <w:rsid w:val="00F92B95"/>
    <w:rsid w:val="00F93C0E"/>
    <w:rsid w:val="00F951AC"/>
    <w:rsid w:val="00F9542F"/>
    <w:rsid w:val="00F95DB1"/>
    <w:rsid w:val="00F95E30"/>
    <w:rsid w:val="00F971F7"/>
    <w:rsid w:val="00F978EA"/>
    <w:rsid w:val="00F97951"/>
    <w:rsid w:val="00F97E9C"/>
    <w:rsid w:val="00F97F72"/>
    <w:rsid w:val="00FA0456"/>
    <w:rsid w:val="00FA0B7A"/>
    <w:rsid w:val="00FA0E05"/>
    <w:rsid w:val="00FA0E24"/>
    <w:rsid w:val="00FA1721"/>
    <w:rsid w:val="00FA2E6F"/>
    <w:rsid w:val="00FA366E"/>
    <w:rsid w:val="00FA3E74"/>
    <w:rsid w:val="00FA4800"/>
    <w:rsid w:val="00FA4968"/>
    <w:rsid w:val="00FA52F0"/>
    <w:rsid w:val="00FA595D"/>
    <w:rsid w:val="00FA5B78"/>
    <w:rsid w:val="00FA6E5D"/>
    <w:rsid w:val="00FA6EBD"/>
    <w:rsid w:val="00FA6ED1"/>
    <w:rsid w:val="00FA7086"/>
    <w:rsid w:val="00FA74C5"/>
    <w:rsid w:val="00FA78BE"/>
    <w:rsid w:val="00FA79BF"/>
    <w:rsid w:val="00FB152A"/>
    <w:rsid w:val="00FB1740"/>
    <w:rsid w:val="00FB1A7E"/>
    <w:rsid w:val="00FB1EB3"/>
    <w:rsid w:val="00FB2706"/>
    <w:rsid w:val="00FB2770"/>
    <w:rsid w:val="00FB2B4D"/>
    <w:rsid w:val="00FB3122"/>
    <w:rsid w:val="00FB3876"/>
    <w:rsid w:val="00FB3C6A"/>
    <w:rsid w:val="00FB3E57"/>
    <w:rsid w:val="00FB4627"/>
    <w:rsid w:val="00FB5F18"/>
    <w:rsid w:val="00FB6267"/>
    <w:rsid w:val="00FB68AF"/>
    <w:rsid w:val="00FB7325"/>
    <w:rsid w:val="00FC038E"/>
    <w:rsid w:val="00FC089B"/>
    <w:rsid w:val="00FC0A8C"/>
    <w:rsid w:val="00FC1050"/>
    <w:rsid w:val="00FC18AF"/>
    <w:rsid w:val="00FC37FD"/>
    <w:rsid w:val="00FC3D12"/>
    <w:rsid w:val="00FC4ECE"/>
    <w:rsid w:val="00FC5370"/>
    <w:rsid w:val="00FC5625"/>
    <w:rsid w:val="00FC664D"/>
    <w:rsid w:val="00FC6A25"/>
    <w:rsid w:val="00FC792D"/>
    <w:rsid w:val="00FC7ABF"/>
    <w:rsid w:val="00FC7AD3"/>
    <w:rsid w:val="00FD084D"/>
    <w:rsid w:val="00FD0DB5"/>
    <w:rsid w:val="00FD1255"/>
    <w:rsid w:val="00FD15CD"/>
    <w:rsid w:val="00FD1B76"/>
    <w:rsid w:val="00FD1CA9"/>
    <w:rsid w:val="00FD1FF9"/>
    <w:rsid w:val="00FD224B"/>
    <w:rsid w:val="00FD33DF"/>
    <w:rsid w:val="00FD4526"/>
    <w:rsid w:val="00FD483A"/>
    <w:rsid w:val="00FD4A1E"/>
    <w:rsid w:val="00FD6CA0"/>
    <w:rsid w:val="00FD6F26"/>
    <w:rsid w:val="00FE28AD"/>
    <w:rsid w:val="00FE39DA"/>
    <w:rsid w:val="00FE3AD4"/>
    <w:rsid w:val="00FE429F"/>
    <w:rsid w:val="00FE4B05"/>
    <w:rsid w:val="00FE4C1E"/>
    <w:rsid w:val="00FE4F92"/>
    <w:rsid w:val="00FE55CF"/>
    <w:rsid w:val="00FE5ED5"/>
    <w:rsid w:val="00FE613C"/>
    <w:rsid w:val="00FE6256"/>
    <w:rsid w:val="00FE668E"/>
    <w:rsid w:val="00FE7365"/>
    <w:rsid w:val="00FE7CFF"/>
    <w:rsid w:val="00FF12A0"/>
    <w:rsid w:val="00FF1915"/>
    <w:rsid w:val="00FF2179"/>
    <w:rsid w:val="00FF3241"/>
    <w:rsid w:val="00FF414C"/>
    <w:rsid w:val="00FF428D"/>
    <w:rsid w:val="00FF4310"/>
    <w:rsid w:val="00FF4613"/>
    <w:rsid w:val="00FF4C6B"/>
    <w:rsid w:val="00FF51FA"/>
    <w:rsid w:val="00FF5235"/>
    <w:rsid w:val="00FF54FF"/>
    <w:rsid w:val="00FF6AB3"/>
    <w:rsid w:val="00FF6AFF"/>
    <w:rsid w:val="00FF703D"/>
    <w:rsid w:val="00FF7132"/>
    <w:rsid w:val="010C8834"/>
    <w:rsid w:val="01448A20"/>
    <w:rsid w:val="016A6D97"/>
    <w:rsid w:val="017B4D4E"/>
    <w:rsid w:val="01B243B9"/>
    <w:rsid w:val="01E40554"/>
    <w:rsid w:val="01F30A71"/>
    <w:rsid w:val="02446C10"/>
    <w:rsid w:val="0253B232"/>
    <w:rsid w:val="0256423C"/>
    <w:rsid w:val="02798C71"/>
    <w:rsid w:val="027E562B"/>
    <w:rsid w:val="029AA5CD"/>
    <w:rsid w:val="02B47212"/>
    <w:rsid w:val="032E0DC7"/>
    <w:rsid w:val="0355C642"/>
    <w:rsid w:val="03F6E97F"/>
    <w:rsid w:val="043BB5B7"/>
    <w:rsid w:val="046764E1"/>
    <w:rsid w:val="04A87BA5"/>
    <w:rsid w:val="04ACAC9F"/>
    <w:rsid w:val="04AE10F6"/>
    <w:rsid w:val="04F335CD"/>
    <w:rsid w:val="04F99071"/>
    <w:rsid w:val="05483DEB"/>
    <w:rsid w:val="055512C4"/>
    <w:rsid w:val="055ED1BE"/>
    <w:rsid w:val="056C843A"/>
    <w:rsid w:val="05A3CE89"/>
    <w:rsid w:val="05B91FF3"/>
    <w:rsid w:val="06033542"/>
    <w:rsid w:val="064FEBEE"/>
    <w:rsid w:val="06BE0D98"/>
    <w:rsid w:val="0747023D"/>
    <w:rsid w:val="076C4ECB"/>
    <w:rsid w:val="078E36E9"/>
    <w:rsid w:val="07A427F6"/>
    <w:rsid w:val="07CDE633"/>
    <w:rsid w:val="07E14850"/>
    <w:rsid w:val="07E82B72"/>
    <w:rsid w:val="08510468"/>
    <w:rsid w:val="085CA197"/>
    <w:rsid w:val="0873F4E2"/>
    <w:rsid w:val="08B5310B"/>
    <w:rsid w:val="08BE247F"/>
    <w:rsid w:val="091C5DCD"/>
    <w:rsid w:val="09410681"/>
    <w:rsid w:val="0943E083"/>
    <w:rsid w:val="096D3A79"/>
    <w:rsid w:val="09B0065F"/>
    <w:rsid w:val="09C2B7E5"/>
    <w:rsid w:val="09C5FF7C"/>
    <w:rsid w:val="09E730D0"/>
    <w:rsid w:val="0A5E08DD"/>
    <w:rsid w:val="0AB6D9C3"/>
    <w:rsid w:val="0B0A5719"/>
    <w:rsid w:val="0B2B37D8"/>
    <w:rsid w:val="0B3CEECE"/>
    <w:rsid w:val="0B5058ED"/>
    <w:rsid w:val="0B9BEFA7"/>
    <w:rsid w:val="0BD11F23"/>
    <w:rsid w:val="0C2CF613"/>
    <w:rsid w:val="0CA3D3BB"/>
    <w:rsid w:val="0CBB9C95"/>
    <w:rsid w:val="0CC5ED7B"/>
    <w:rsid w:val="0CCCB5C2"/>
    <w:rsid w:val="0CE6EDB4"/>
    <w:rsid w:val="0D354FD7"/>
    <w:rsid w:val="0D9315CD"/>
    <w:rsid w:val="0DBA355C"/>
    <w:rsid w:val="0E9B310E"/>
    <w:rsid w:val="0EAB4010"/>
    <w:rsid w:val="0ED9A5B3"/>
    <w:rsid w:val="0EEB6830"/>
    <w:rsid w:val="0EFE27ED"/>
    <w:rsid w:val="0EFE582A"/>
    <w:rsid w:val="0F0BF659"/>
    <w:rsid w:val="0F3ABA43"/>
    <w:rsid w:val="0FEFDFD2"/>
    <w:rsid w:val="10218B58"/>
    <w:rsid w:val="10390FA2"/>
    <w:rsid w:val="1087113D"/>
    <w:rsid w:val="10A4DB3C"/>
    <w:rsid w:val="10B07B5D"/>
    <w:rsid w:val="10D3C0C6"/>
    <w:rsid w:val="10F488E5"/>
    <w:rsid w:val="110D01B9"/>
    <w:rsid w:val="1144D2B7"/>
    <w:rsid w:val="11753D9C"/>
    <w:rsid w:val="11B2D57A"/>
    <w:rsid w:val="11B89078"/>
    <w:rsid w:val="11C39FD4"/>
    <w:rsid w:val="11DE5000"/>
    <w:rsid w:val="1215EE6D"/>
    <w:rsid w:val="123A5462"/>
    <w:rsid w:val="123D3998"/>
    <w:rsid w:val="12587020"/>
    <w:rsid w:val="129BFA0F"/>
    <w:rsid w:val="12A00B13"/>
    <w:rsid w:val="12E844FB"/>
    <w:rsid w:val="12FA2B91"/>
    <w:rsid w:val="13656739"/>
    <w:rsid w:val="139944DE"/>
    <w:rsid w:val="13DC1910"/>
    <w:rsid w:val="13E88059"/>
    <w:rsid w:val="13E8A592"/>
    <w:rsid w:val="13F7A9EF"/>
    <w:rsid w:val="1438B754"/>
    <w:rsid w:val="14513CA6"/>
    <w:rsid w:val="1454BEA8"/>
    <w:rsid w:val="14574004"/>
    <w:rsid w:val="1496983C"/>
    <w:rsid w:val="149967FC"/>
    <w:rsid w:val="14A6C0CC"/>
    <w:rsid w:val="14B2C089"/>
    <w:rsid w:val="14C33A53"/>
    <w:rsid w:val="14C6AE7A"/>
    <w:rsid w:val="14E9A5BD"/>
    <w:rsid w:val="154D8F2F"/>
    <w:rsid w:val="1565AD23"/>
    <w:rsid w:val="156FD768"/>
    <w:rsid w:val="1595B983"/>
    <w:rsid w:val="159E5FE2"/>
    <w:rsid w:val="15E52B14"/>
    <w:rsid w:val="15EABFC0"/>
    <w:rsid w:val="1620A12B"/>
    <w:rsid w:val="162FD495"/>
    <w:rsid w:val="16673CEF"/>
    <w:rsid w:val="1680E2B3"/>
    <w:rsid w:val="16ACB94E"/>
    <w:rsid w:val="16AF7F51"/>
    <w:rsid w:val="16B2C6C4"/>
    <w:rsid w:val="16BA95FC"/>
    <w:rsid w:val="16EC4E45"/>
    <w:rsid w:val="1704AE54"/>
    <w:rsid w:val="171259C5"/>
    <w:rsid w:val="171347D2"/>
    <w:rsid w:val="174096EE"/>
    <w:rsid w:val="1744857B"/>
    <w:rsid w:val="17BCE95A"/>
    <w:rsid w:val="17F4225F"/>
    <w:rsid w:val="180F2EE5"/>
    <w:rsid w:val="182B1332"/>
    <w:rsid w:val="183414A5"/>
    <w:rsid w:val="18550FD8"/>
    <w:rsid w:val="1867A3D0"/>
    <w:rsid w:val="1867B7F4"/>
    <w:rsid w:val="187FEFA7"/>
    <w:rsid w:val="188879B1"/>
    <w:rsid w:val="18E110EB"/>
    <w:rsid w:val="18E12025"/>
    <w:rsid w:val="18EDF005"/>
    <w:rsid w:val="18F0FD59"/>
    <w:rsid w:val="19469484"/>
    <w:rsid w:val="1961761E"/>
    <w:rsid w:val="19AB2E1E"/>
    <w:rsid w:val="1A00BCAF"/>
    <w:rsid w:val="1A2E2383"/>
    <w:rsid w:val="1A56FABD"/>
    <w:rsid w:val="1A71F8AC"/>
    <w:rsid w:val="1A72D7F1"/>
    <w:rsid w:val="1B075897"/>
    <w:rsid w:val="1B40A346"/>
    <w:rsid w:val="1B426BF3"/>
    <w:rsid w:val="1B55F279"/>
    <w:rsid w:val="1B944E0A"/>
    <w:rsid w:val="1B973851"/>
    <w:rsid w:val="1BCAFB61"/>
    <w:rsid w:val="1BD62907"/>
    <w:rsid w:val="1C0014EE"/>
    <w:rsid w:val="1C202ADC"/>
    <w:rsid w:val="1C28F290"/>
    <w:rsid w:val="1C3B845B"/>
    <w:rsid w:val="1C9D7DEA"/>
    <w:rsid w:val="1CA328F8"/>
    <w:rsid w:val="1CB65631"/>
    <w:rsid w:val="1CE6F0F7"/>
    <w:rsid w:val="1D501908"/>
    <w:rsid w:val="1D666ACD"/>
    <w:rsid w:val="1DAA2605"/>
    <w:rsid w:val="1DCDB734"/>
    <w:rsid w:val="1DD85C58"/>
    <w:rsid w:val="1E33D29A"/>
    <w:rsid w:val="1E3EF959"/>
    <w:rsid w:val="1E404A42"/>
    <w:rsid w:val="1E4EC5E7"/>
    <w:rsid w:val="1E546863"/>
    <w:rsid w:val="1E5DD355"/>
    <w:rsid w:val="1E6B7CA8"/>
    <w:rsid w:val="1E70E31A"/>
    <w:rsid w:val="1EBF9783"/>
    <w:rsid w:val="1EC80C5C"/>
    <w:rsid w:val="1ED4FA90"/>
    <w:rsid w:val="1EEF1015"/>
    <w:rsid w:val="1EF83C88"/>
    <w:rsid w:val="1F1CEA43"/>
    <w:rsid w:val="1FBF7BD0"/>
    <w:rsid w:val="1FCE6DAB"/>
    <w:rsid w:val="1FD167ED"/>
    <w:rsid w:val="1FECB36A"/>
    <w:rsid w:val="1FFF0574"/>
    <w:rsid w:val="20082AE1"/>
    <w:rsid w:val="20276D60"/>
    <w:rsid w:val="20DE5440"/>
    <w:rsid w:val="20E7EFBA"/>
    <w:rsid w:val="20F27436"/>
    <w:rsid w:val="2128ACB0"/>
    <w:rsid w:val="2139CC5C"/>
    <w:rsid w:val="217DD044"/>
    <w:rsid w:val="21B7FFF0"/>
    <w:rsid w:val="21DFC22C"/>
    <w:rsid w:val="22B3303F"/>
    <w:rsid w:val="2302E4F2"/>
    <w:rsid w:val="23094D99"/>
    <w:rsid w:val="2312CCA3"/>
    <w:rsid w:val="2322DA6B"/>
    <w:rsid w:val="2360F1A7"/>
    <w:rsid w:val="23ABAE45"/>
    <w:rsid w:val="23CA79CC"/>
    <w:rsid w:val="240BDA1A"/>
    <w:rsid w:val="2439BE74"/>
    <w:rsid w:val="24A8D731"/>
    <w:rsid w:val="24D1D487"/>
    <w:rsid w:val="2669CB5D"/>
    <w:rsid w:val="266E6F31"/>
    <w:rsid w:val="267EFB71"/>
    <w:rsid w:val="26B51496"/>
    <w:rsid w:val="270E6D26"/>
    <w:rsid w:val="2717237F"/>
    <w:rsid w:val="274416A7"/>
    <w:rsid w:val="27456316"/>
    <w:rsid w:val="2747129A"/>
    <w:rsid w:val="2770E6D0"/>
    <w:rsid w:val="278EDA52"/>
    <w:rsid w:val="27EB55B9"/>
    <w:rsid w:val="280A7256"/>
    <w:rsid w:val="281CCEFF"/>
    <w:rsid w:val="28273B9C"/>
    <w:rsid w:val="28551A52"/>
    <w:rsid w:val="2887EA03"/>
    <w:rsid w:val="28A79664"/>
    <w:rsid w:val="28FB4A96"/>
    <w:rsid w:val="29102F3A"/>
    <w:rsid w:val="296857ED"/>
    <w:rsid w:val="29956253"/>
    <w:rsid w:val="29D9FDE1"/>
    <w:rsid w:val="29E1B3AD"/>
    <w:rsid w:val="2A1663BE"/>
    <w:rsid w:val="2A402AB0"/>
    <w:rsid w:val="2A939405"/>
    <w:rsid w:val="2A98DD02"/>
    <w:rsid w:val="2AD0B048"/>
    <w:rsid w:val="2B0D9273"/>
    <w:rsid w:val="2B3AD8F1"/>
    <w:rsid w:val="2B3F43F5"/>
    <w:rsid w:val="2B698FAF"/>
    <w:rsid w:val="2B6DB011"/>
    <w:rsid w:val="2B6E1FA9"/>
    <w:rsid w:val="2BA12354"/>
    <w:rsid w:val="2BABEBA7"/>
    <w:rsid w:val="2BAD3EBF"/>
    <w:rsid w:val="2C256749"/>
    <w:rsid w:val="2C4DFD82"/>
    <w:rsid w:val="2C65FF22"/>
    <w:rsid w:val="2C95ED3D"/>
    <w:rsid w:val="2CA962D4"/>
    <w:rsid w:val="2CC5AD07"/>
    <w:rsid w:val="2D53C580"/>
    <w:rsid w:val="2D62731F"/>
    <w:rsid w:val="2D9C73F1"/>
    <w:rsid w:val="2D9DE0B4"/>
    <w:rsid w:val="2D9FC5F9"/>
    <w:rsid w:val="2DA3463B"/>
    <w:rsid w:val="2DDDED88"/>
    <w:rsid w:val="2E20A613"/>
    <w:rsid w:val="2E5FAF05"/>
    <w:rsid w:val="2E7D1935"/>
    <w:rsid w:val="2E88DA61"/>
    <w:rsid w:val="2E9EA074"/>
    <w:rsid w:val="2EB88D26"/>
    <w:rsid w:val="2EC51AFE"/>
    <w:rsid w:val="2EE4DF81"/>
    <w:rsid w:val="2F367FCB"/>
    <w:rsid w:val="2F46CE26"/>
    <w:rsid w:val="2F4BAB83"/>
    <w:rsid w:val="2F70D788"/>
    <w:rsid w:val="2F95D36B"/>
    <w:rsid w:val="2F98D840"/>
    <w:rsid w:val="2FA5B02D"/>
    <w:rsid w:val="2FA95153"/>
    <w:rsid w:val="3002319B"/>
    <w:rsid w:val="300419AE"/>
    <w:rsid w:val="300C9B07"/>
    <w:rsid w:val="305704EA"/>
    <w:rsid w:val="31025D5B"/>
    <w:rsid w:val="311CA1E5"/>
    <w:rsid w:val="311DF860"/>
    <w:rsid w:val="313365D5"/>
    <w:rsid w:val="314CD4B8"/>
    <w:rsid w:val="31A00956"/>
    <w:rsid w:val="31D22970"/>
    <w:rsid w:val="31E35AA0"/>
    <w:rsid w:val="3206C4C6"/>
    <w:rsid w:val="321A2CA4"/>
    <w:rsid w:val="32323C67"/>
    <w:rsid w:val="3242EEF5"/>
    <w:rsid w:val="3276BBA0"/>
    <w:rsid w:val="32776D33"/>
    <w:rsid w:val="3289047F"/>
    <w:rsid w:val="32B5AAD0"/>
    <w:rsid w:val="32C87354"/>
    <w:rsid w:val="330E44BD"/>
    <w:rsid w:val="336AE301"/>
    <w:rsid w:val="338462B6"/>
    <w:rsid w:val="33AED04D"/>
    <w:rsid w:val="33BAA8B1"/>
    <w:rsid w:val="33CFE55D"/>
    <w:rsid w:val="340FF112"/>
    <w:rsid w:val="3447C7ED"/>
    <w:rsid w:val="344E1A66"/>
    <w:rsid w:val="346983ED"/>
    <w:rsid w:val="346E9E51"/>
    <w:rsid w:val="346FE8CC"/>
    <w:rsid w:val="348E8DA4"/>
    <w:rsid w:val="349447E3"/>
    <w:rsid w:val="349FA6BD"/>
    <w:rsid w:val="34B0111C"/>
    <w:rsid w:val="34B70958"/>
    <w:rsid w:val="34BEC40D"/>
    <w:rsid w:val="34FD9D44"/>
    <w:rsid w:val="35142DEB"/>
    <w:rsid w:val="35358862"/>
    <w:rsid w:val="35718102"/>
    <w:rsid w:val="35879CB8"/>
    <w:rsid w:val="359A4BCC"/>
    <w:rsid w:val="3613FCFE"/>
    <w:rsid w:val="3662605D"/>
    <w:rsid w:val="36B6A3B9"/>
    <w:rsid w:val="36D09564"/>
    <w:rsid w:val="36DE8C4E"/>
    <w:rsid w:val="36F7DDF1"/>
    <w:rsid w:val="37006FA8"/>
    <w:rsid w:val="3748344C"/>
    <w:rsid w:val="37567EF3"/>
    <w:rsid w:val="378E808B"/>
    <w:rsid w:val="37BF3B39"/>
    <w:rsid w:val="37C5826F"/>
    <w:rsid w:val="37D25B8A"/>
    <w:rsid w:val="381B00A3"/>
    <w:rsid w:val="383A4CFA"/>
    <w:rsid w:val="383E0DCE"/>
    <w:rsid w:val="384E4C81"/>
    <w:rsid w:val="387A634A"/>
    <w:rsid w:val="388C7235"/>
    <w:rsid w:val="38B07B4A"/>
    <w:rsid w:val="38FEA727"/>
    <w:rsid w:val="390210B3"/>
    <w:rsid w:val="392A4BAC"/>
    <w:rsid w:val="393FBA86"/>
    <w:rsid w:val="39B1E1C8"/>
    <w:rsid w:val="39B6923F"/>
    <w:rsid w:val="39F39E89"/>
    <w:rsid w:val="39FC6EEC"/>
    <w:rsid w:val="3A3EC6A4"/>
    <w:rsid w:val="3A70F1E6"/>
    <w:rsid w:val="3AF69C15"/>
    <w:rsid w:val="3B1435E1"/>
    <w:rsid w:val="3B63D334"/>
    <w:rsid w:val="3B7B9C5D"/>
    <w:rsid w:val="3B8A14DC"/>
    <w:rsid w:val="3BE1655C"/>
    <w:rsid w:val="3BFA4E82"/>
    <w:rsid w:val="3BFF551B"/>
    <w:rsid w:val="3C7010CD"/>
    <w:rsid w:val="3D01B1B3"/>
    <w:rsid w:val="3D12C44E"/>
    <w:rsid w:val="3D1FEA06"/>
    <w:rsid w:val="3D36C107"/>
    <w:rsid w:val="3D44FD80"/>
    <w:rsid w:val="3D4AD0E5"/>
    <w:rsid w:val="3D8E2EDA"/>
    <w:rsid w:val="3DABD08B"/>
    <w:rsid w:val="3DB01CB4"/>
    <w:rsid w:val="3DB34991"/>
    <w:rsid w:val="3E13966C"/>
    <w:rsid w:val="3E2C0C75"/>
    <w:rsid w:val="3E794BC1"/>
    <w:rsid w:val="3EA4F7A0"/>
    <w:rsid w:val="3EE45E1D"/>
    <w:rsid w:val="3F03FF8D"/>
    <w:rsid w:val="3F0E7319"/>
    <w:rsid w:val="3F598F78"/>
    <w:rsid w:val="3F78A4D3"/>
    <w:rsid w:val="3F7B9CA2"/>
    <w:rsid w:val="3FB2EACA"/>
    <w:rsid w:val="3FFC01D5"/>
    <w:rsid w:val="40244FEB"/>
    <w:rsid w:val="4031D8D1"/>
    <w:rsid w:val="407656E0"/>
    <w:rsid w:val="40AC5CB2"/>
    <w:rsid w:val="40D1C1F6"/>
    <w:rsid w:val="40D5EE35"/>
    <w:rsid w:val="40DADE6C"/>
    <w:rsid w:val="40F786AB"/>
    <w:rsid w:val="41083A07"/>
    <w:rsid w:val="41187641"/>
    <w:rsid w:val="41238C5F"/>
    <w:rsid w:val="4141B391"/>
    <w:rsid w:val="418B0DAA"/>
    <w:rsid w:val="41B74B6D"/>
    <w:rsid w:val="41BD92AF"/>
    <w:rsid w:val="4207240D"/>
    <w:rsid w:val="422B7701"/>
    <w:rsid w:val="423988FD"/>
    <w:rsid w:val="4240F311"/>
    <w:rsid w:val="42C6DA38"/>
    <w:rsid w:val="42C7A0EA"/>
    <w:rsid w:val="42CC5584"/>
    <w:rsid w:val="42D8F95D"/>
    <w:rsid w:val="437833A0"/>
    <w:rsid w:val="4389C529"/>
    <w:rsid w:val="439501C1"/>
    <w:rsid w:val="43C13762"/>
    <w:rsid w:val="44228B15"/>
    <w:rsid w:val="44332ED2"/>
    <w:rsid w:val="443CCD95"/>
    <w:rsid w:val="444E2EFF"/>
    <w:rsid w:val="44617391"/>
    <w:rsid w:val="45043474"/>
    <w:rsid w:val="450E8A20"/>
    <w:rsid w:val="453A37BD"/>
    <w:rsid w:val="456C0C0F"/>
    <w:rsid w:val="45833EB8"/>
    <w:rsid w:val="459178B3"/>
    <w:rsid w:val="4598F419"/>
    <w:rsid w:val="45C336FE"/>
    <w:rsid w:val="46009D5D"/>
    <w:rsid w:val="466E566A"/>
    <w:rsid w:val="46C3807E"/>
    <w:rsid w:val="4725865A"/>
    <w:rsid w:val="473472C9"/>
    <w:rsid w:val="47697D2A"/>
    <w:rsid w:val="476995AE"/>
    <w:rsid w:val="4773397A"/>
    <w:rsid w:val="47781E27"/>
    <w:rsid w:val="4794722C"/>
    <w:rsid w:val="47F1A40E"/>
    <w:rsid w:val="47F369CD"/>
    <w:rsid w:val="480699FB"/>
    <w:rsid w:val="487C3D0B"/>
    <w:rsid w:val="48B26469"/>
    <w:rsid w:val="48E8D4BE"/>
    <w:rsid w:val="49187E2F"/>
    <w:rsid w:val="491E9DED"/>
    <w:rsid w:val="4928F2F0"/>
    <w:rsid w:val="49704468"/>
    <w:rsid w:val="4980EA5C"/>
    <w:rsid w:val="4992D69B"/>
    <w:rsid w:val="499F1641"/>
    <w:rsid w:val="49A70836"/>
    <w:rsid w:val="49DC8AD9"/>
    <w:rsid w:val="4A2FA288"/>
    <w:rsid w:val="4A3EC9F8"/>
    <w:rsid w:val="4A494088"/>
    <w:rsid w:val="4A74E3F0"/>
    <w:rsid w:val="4A7F22C8"/>
    <w:rsid w:val="4AC79140"/>
    <w:rsid w:val="4ACF4DF5"/>
    <w:rsid w:val="4ADDD746"/>
    <w:rsid w:val="4B3AE6A2"/>
    <w:rsid w:val="4B4CB3BA"/>
    <w:rsid w:val="4B988DFB"/>
    <w:rsid w:val="4BABFBF1"/>
    <w:rsid w:val="4BB930EA"/>
    <w:rsid w:val="4BDE2729"/>
    <w:rsid w:val="4BFBDF04"/>
    <w:rsid w:val="4C549421"/>
    <w:rsid w:val="4C7EBDC9"/>
    <w:rsid w:val="4C97B25F"/>
    <w:rsid w:val="4CC6CF8F"/>
    <w:rsid w:val="4CC8B368"/>
    <w:rsid w:val="4CDD97EE"/>
    <w:rsid w:val="4CFD91D2"/>
    <w:rsid w:val="4D2311DD"/>
    <w:rsid w:val="4D2C13E8"/>
    <w:rsid w:val="4D4D921F"/>
    <w:rsid w:val="4D5F9E9C"/>
    <w:rsid w:val="4D746A85"/>
    <w:rsid w:val="4DAD70B4"/>
    <w:rsid w:val="4DCAD30A"/>
    <w:rsid w:val="4DDE1C39"/>
    <w:rsid w:val="4E2C6440"/>
    <w:rsid w:val="4E62A9E9"/>
    <w:rsid w:val="4ED741EF"/>
    <w:rsid w:val="4EDBBF4C"/>
    <w:rsid w:val="4EF7D4A0"/>
    <w:rsid w:val="4F03EA09"/>
    <w:rsid w:val="4F0EAFA1"/>
    <w:rsid w:val="4F77C99A"/>
    <w:rsid w:val="4FC522B7"/>
    <w:rsid w:val="501167CE"/>
    <w:rsid w:val="501820C5"/>
    <w:rsid w:val="506CEE1D"/>
    <w:rsid w:val="50A0596C"/>
    <w:rsid w:val="50B34A2F"/>
    <w:rsid w:val="50BA5F48"/>
    <w:rsid w:val="50D9256F"/>
    <w:rsid w:val="50DFFA1C"/>
    <w:rsid w:val="51152C3E"/>
    <w:rsid w:val="5134E3C0"/>
    <w:rsid w:val="51356D7E"/>
    <w:rsid w:val="51412309"/>
    <w:rsid w:val="51674C0D"/>
    <w:rsid w:val="51AD2059"/>
    <w:rsid w:val="52339D84"/>
    <w:rsid w:val="524DEEB9"/>
    <w:rsid w:val="5283B621"/>
    <w:rsid w:val="52C6E4EE"/>
    <w:rsid w:val="53061D08"/>
    <w:rsid w:val="530D681B"/>
    <w:rsid w:val="53973139"/>
    <w:rsid w:val="540EB9A7"/>
    <w:rsid w:val="5413A2D1"/>
    <w:rsid w:val="5413AE34"/>
    <w:rsid w:val="543507E8"/>
    <w:rsid w:val="547CFE8B"/>
    <w:rsid w:val="548CB659"/>
    <w:rsid w:val="54D52108"/>
    <w:rsid w:val="54F15514"/>
    <w:rsid w:val="54F3AA61"/>
    <w:rsid w:val="5587FDCC"/>
    <w:rsid w:val="55A2C24F"/>
    <w:rsid w:val="55AB818D"/>
    <w:rsid w:val="55DA37EF"/>
    <w:rsid w:val="55FEE4D7"/>
    <w:rsid w:val="560D4240"/>
    <w:rsid w:val="563E37AF"/>
    <w:rsid w:val="569D36AF"/>
    <w:rsid w:val="56A72AAA"/>
    <w:rsid w:val="56D6533B"/>
    <w:rsid w:val="57007459"/>
    <w:rsid w:val="5703347F"/>
    <w:rsid w:val="5715EF24"/>
    <w:rsid w:val="5730336E"/>
    <w:rsid w:val="575F14CA"/>
    <w:rsid w:val="57DA0810"/>
    <w:rsid w:val="587146C4"/>
    <w:rsid w:val="58AC980E"/>
    <w:rsid w:val="58D06551"/>
    <w:rsid w:val="591913A2"/>
    <w:rsid w:val="59312311"/>
    <w:rsid w:val="5975D871"/>
    <w:rsid w:val="597FE731"/>
    <w:rsid w:val="59E28A3F"/>
    <w:rsid w:val="59E3EAD8"/>
    <w:rsid w:val="5A1AEAF3"/>
    <w:rsid w:val="5A1B3612"/>
    <w:rsid w:val="5A2E3CE0"/>
    <w:rsid w:val="5A4A8B70"/>
    <w:rsid w:val="5A5C7298"/>
    <w:rsid w:val="5AE55B38"/>
    <w:rsid w:val="5AF5C107"/>
    <w:rsid w:val="5B178570"/>
    <w:rsid w:val="5B19818A"/>
    <w:rsid w:val="5B3B961D"/>
    <w:rsid w:val="5B3F4E57"/>
    <w:rsid w:val="5BA0FA00"/>
    <w:rsid w:val="5BB896D6"/>
    <w:rsid w:val="5BDF8C54"/>
    <w:rsid w:val="5C00B963"/>
    <w:rsid w:val="5C0951A9"/>
    <w:rsid w:val="5C27CB68"/>
    <w:rsid w:val="5CB1AE8E"/>
    <w:rsid w:val="5CB5E2AE"/>
    <w:rsid w:val="5CB80107"/>
    <w:rsid w:val="5D05C4C6"/>
    <w:rsid w:val="5D3BAEFB"/>
    <w:rsid w:val="5D3CCA61"/>
    <w:rsid w:val="5D816741"/>
    <w:rsid w:val="5DA6004F"/>
    <w:rsid w:val="5DA7F9C1"/>
    <w:rsid w:val="5DDE068E"/>
    <w:rsid w:val="5E067DB4"/>
    <w:rsid w:val="5E238062"/>
    <w:rsid w:val="5E373116"/>
    <w:rsid w:val="5E3CB51A"/>
    <w:rsid w:val="5ECDB264"/>
    <w:rsid w:val="5EFA4B3F"/>
    <w:rsid w:val="5F21FB59"/>
    <w:rsid w:val="5F61E27A"/>
    <w:rsid w:val="5F751856"/>
    <w:rsid w:val="5FBEAC99"/>
    <w:rsid w:val="5FD53F5A"/>
    <w:rsid w:val="601AC22D"/>
    <w:rsid w:val="60370279"/>
    <w:rsid w:val="6054AB33"/>
    <w:rsid w:val="606B5A40"/>
    <w:rsid w:val="6081A006"/>
    <w:rsid w:val="608F0A31"/>
    <w:rsid w:val="609D87AA"/>
    <w:rsid w:val="60A7F662"/>
    <w:rsid w:val="60BDCBBA"/>
    <w:rsid w:val="610A99AB"/>
    <w:rsid w:val="6112033B"/>
    <w:rsid w:val="6155B356"/>
    <w:rsid w:val="61A54ED1"/>
    <w:rsid w:val="61A9A127"/>
    <w:rsid w:val="61BB9C3A"/>
    <w:rsid w:val="61FF19E6"/>
    <w:rsid w:val="622C7DEA"/>
    <w:rsid w:val="6254CB56"/>
    <w:rsid w:val="627DCA27"/>
    <w:rsid w:val="628AB32D"/>
    <w:rsid w:val="62B13148"/>
    <w:rsid w:val="62BB0F96"/>
    <w:rsid w:val="62DD48CF"/>
    <w:rsid w:val="63A65290"/>
    <w:rsid w:val="63D75F80"/>
    <w:rsid w:val="63EF3716"/>
    <w:rsid w:val="6414A3DE"/>
    <w:rsid w:val="6423262D"/>
    <w:rsid w:val="644FEEBF"/>
    <w:rsid w:val="647DB756"/>
    <w:rsid w:val="64894BF1"/>
    <w:rsid w:val="649923CC"/>
    <w:rsid w:val="64A39816"/>
    <w:rsid w:val="64A5890D"/>
    <w:rsid w:val="64A5B21B"/>
    <w:rsid w:val="64B63D50"/>
    <w:rsid w:val="64DB10A7"/>
    <w:rsid w:val="64EE28D3"/>
    <w:rsid w:val="653C12D9"/>
    <w:rsid w:val="653D32E3"/>
    <w:rsid w:val="6547DC46"/>
    <w:rsid w:val="65540EF3"/>
    <w:rsid w:val="65913CDD"/>
    <w:rsid w:val="65D33545"/>
    <w:rsid w:val="65E8D20A"/>
    <w:rsid w:val="65EBA412"/>
    <w:rsid w:val="65F2E71D"/>
    <w:rsid w:val="661F602A"/>
    <w:rsid w:val="6660251C"/>
    <w:rsid w:val="66746709"/>
    <w:rsid w:val="668ECF7D"/>
    <w:rsid w:val="66C50006"/>
    <w:rsid w:val="66DFA813"/>
    <w:rsid w:val="66FF183F"/>
    <w:rsid w:val="67265940"/>
    <w:rsid w:val="676779F3"/>
    <w:rsid w:val="677F264F"/>
    <w:rsid w:val="678B83B0"/>
    <w:rsid w:val="67B1AFEE"/>
    <w:rsid w:val="67BF7F1F"/>
    <w:rsid w:val="67D76F9A"/>
    <w:rsid w:val="681B8ADA"/>
    <w:rsid w:val="6860DDFE"/>
    <w:rsid w:val="68739883"/>
    <w:rsid w:val="6874064D"/>
    <w:rsid w:val="68D32FEB"/>
    <w:rsid w:val="68E15F17"/>
    <w:rsid w:val="691108F5"/>
    <w:rsid w:val="69207CB0"/>
    <w:rsid w:val="69252716"/>
    <w:rsid w:val="692DEAA0"/>
    <w:rsid w:val="695B4F80"/>
    <w:rsid w:val="695BB6C8"/>
    <w:rsid w:val="697298D5"/>
    <w:rsid w:val="69B7828D"/>
    <w:rsid w:val="6A2B384D"/>
    <w:rsid w:val="6A358345"/>
    <w:rsid w:val="6A5309BC"/>
    <w:rsid w:val="6A64AE00"/>
    <w:rsid w:val="6A689CC0"/>
    <w:rsid w:val="6A8D87A7"/>
    <w:rsid w:val="6A96DD10"/>
    <w:rsid w:val="6AF72133"/>
    <w:rsid w:val="6B05FDE1"/>
    <w:rsid w:val="6B4248D6"/>
    <w:rsid w:val="6B42FA69"/>
    <w:rsid w:val="6B8689E6"/>
    <w:rsid w:val="6B9F8384"/>
    <w:rsid w:val="6BC0A304"/>
    <w:rsid w:val="6BC648A7"/>
    <w:rsid w:val="6BF71A61"/>
    <w:rsid w:val="6BFA14D0"/>
    <w:rsid w:val="6C3C646D"/>
    <w:rsid w:val="6D4F12DF"/>
    <w:rsid w:val="6D51D7A1"/>
    <w:rsid w:val="6DB59029"/>
    <w:rsid w:val="6DB85C0F"/>
    <w:rsid w:val="6DBDBF5F"/>
    <w:rsid w:val="6DCDF6D9"/>
    <w:rsid w:val="6E0493F3"/>
    <w:rsid w:val="6EAFBDC0"/>
    <w:rsid w:val="6ED33C82"/>
    <w:rsid w:val="6F32D6EA"/>
    <w:rsid w:val="6F403BC8"/>
    <w:rsid w:val="6F90E340"/>
    <w:rsid w:val="6FBF4B3D"/>
    <w:rsid w:val="6FD84C47"/>
    <w:rsid w:val="7056C6F4"/>
    <w:rsid w:val="70961359"/>
    <w:rsid w:val="709F571C"/>
    <w:rsid w:val="70B2BA59"/>
    <w:rsid w:val="70D0BCA8"/>
    <w:rsid w:val="710B5815"/>
    <w:rsid w:val="711CE911"/>
    <w:rsid w:val="71262284"/>
    <w:rsid w:val="71271892"/>
    <w:rsid w:val="714C5F8C"/>
    <w:rsid w:val="7186DA00"/>
    <w:rsid w:val="718E3CC4"/>
    <w:rsid w:val="71C5063F"/>
    <w:rsid w:val="71EFFDFD"/>
    <w:rsid w:val="71F2A336"/>
    <w:rsid w:val="71F4E10C"/>
    <w:rsid w:val="7209E6DF"/>
    <w:rsid w:val="7220F3FB"/>
    <w:rsid w:val="7223CB3B"/>
    <w:rsid w:val="7233613F"/>
    <w:rsid w:val="724EB595"/>
    <w:rsid w:val="724EC107"/>
    <w:rsid w:val="728EC0DF"/>
    <w:rsid w:val="72D20F2A"/>
    <w:rsid w:val="72E06F3E"/>
    <w:rsid w:val="72F5A62A"/>
    <w:rsid w:val="7325E9E7"/>
    <w:rsid w:val="73412B76"/>
    <w:rsid w:val="735CCEDA"/>
    <w:rsid w:val="7396C4FF"/>
    <w:rsid w:val="73D3709C"/>
    <w:rsid w:val="73D3F9CB"/>
    <w:rsid w:val="73D438EC"/>
    <w:rsid w:val="73E0C2AA"/>
    <w:rsid w:val="740E31FB"/>
    <w:rsid w:val="74139F69"/>
    <w:rsid w:val="7467547C"/>
    <w:rsid w:val="7473A67D"/>
    <w:rsid w:val="747B14D5"/>
    <w:rsid w:val="748D3FFA"/>
    <w:rsid w:val="74B18638"/>
    <w:rsid w:val="74B19747"/>
    <w:rsid w:val="74C8D10D"/>
    <w:rsid w:val="74E16725"/>
    <w:rsid w:val="74E62ADC"/>
    <w:rsid w:val="74EBF6DD"/>
    <w:rsid w:val="75266706"/>
    <w:rsid w:val="756CBEBB"/>
    <w:rsid w:val="757AF9C4"/>
    <w:rsid w:val="758A31A1"/>
    <w:rsid w:val="75AB41E5"/>
    <w:rsid w:val="75AC41D9"/>
    <w:rsid w:val="75CC0405"/>
    <w:rsid w:val="75F14FC4"/>
    <w:rsid w:val="76179BE9"/>
    <w:rsid w:val="7678CC38"/>
    <w:rsid w:val="76E48FD1"/>
    <w:rsid w:val="76E59CB2"/>
    <w:rsid w:val="7701BDF7"/>
    <w:rsid w:val="7720C1E9"/>
    <w:rsid w:val="7765B8D8"/>
    <w:rsid w:val="776C8C61"/>
    <w:rsid w:val="77715495"/>
    <w:rsid w:val="78083AA9"/>
    <w:rsid w:val="784D3E56"/>
    <w:rsid w:val="78893E4F"/>
    <w:rsid w:val="7891CBB7"/>
    <w:rsid w:val="7893AFD7"/>
    <w:rsid w:val="78E1652D"/>
    <w:rsid w:val="78FB0580"/>
    <w:rsid w:val="79323C1B"/>
    <w:rsid w:val="79703B68"/>
    <w:rsid w:val="79B4D848"/>
    <w:rsid w:val="79C5003E"/>
    <w:rsid w:val="79CD8769"/>
    <w:rsid w:val="7A01C755"/>
    <w:rsid w:val="7A5142D7"/>
    <w:rsid w:val="7A85FBAE"/>
    <w:rsid w:val="7A97F9FD"/>
    <w:rsid w:val="7ABC7644"/>
    <w:rsid w:val="7B0060F8"/>
    <w:rsid w:val="7B012589"/>
    <w:rsid w:val="7B351F0A"/>
    <w:rsid w:val="7BCE6C6C"/>
    <w:rsid w:val="7BD52F1A"/>
    <w:rsid w:val="7BE7A379"/>
    <w:rsid w:val="7BFA3B82"/>
    <w:rsid w:val="7C0A15E5"/>
    <w:rsid w:val="7C241BA5"/>
    <w:rsid w:val="7C38B7BC"/>
    <w:rsid w:val="7C4B3229"/>
    <w:rsid w:val="7C4D92AA"/>
    <w:rsid w:val="7C5572D0"/>
    <w:rsid w:val="7C896D23"/>
    <w:rsid w:val="7CB2B894"/>
    <w:rsid w:val="7D2EB664"/>
    <w:rsid w:val="7D4C111F"/>
    <w:rsid w:val="7D639912"/>
    <w:rsid w:val="7D6BDFC3"/>
    <w:rsid w:val="7D8140FC"/>
    <w:rsid w:val="7D8BBF3D"/>
    <w:rsid w:val="7D996A0F"/>
    <w:rsid w:val="7DA03611"/>
    <w:rsid w:val="7DA67102"/>
    <w:rsid w:val="7DDD122E"/>
    <w:rsid w:val="7E020F9B"/>
    <w:rsid w:val="7E4B2DF4"/>
    <w:rsid w:val="7E5DB94A"/>
    <w:rsid w:val="7E64E265"/>
    <w:rsid w:val="7E9A8BC8"/>
    <w:rsid w:val="7EAC53AB"/>
    <w:rsid w:val="7EAE5224"/>
    <w:rsid w:val="7EC03C5A"/>
    <w:rsid w:val="7F5097DB"/>
    <w:rsid w:val="7F80B7FC"/>
    <w:rsid w:val="7FB65C32"/>
    <w:rsid w:val="7FC600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0603B"/>
  <w15:docId w15:val="{41232A58-7502-4F2C-B6AE-85458C8F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94F"/>
    <w:rPr>
      <w:rFonts w:eastAsiaTheme="minorEastAsia"/>
    </w:rPr>
  </w:style>
  <w:style w:type="paragraph" w:styleId="Heading1">
    <w:name w:val="heading 1"/>
    <w:next w:val="Normal"/>
    <w:link w:val="Heading1Char"/>
    <w:autoRedefine/>
    <w:uiPriority w:val="9"/>
    <w:qFormat/>
    <w:rsid w:val="00484532"/>
    <w:pPr>
      <w:keepNext/>
      <w:keepLines/>
      <w:shd w:val="clear" w:color="auto" w:fill="FFFFFF"/>
      <w:spacing w:before="120" w:after="120"/>
      <w:outlineLvl w:val="0"/>
    </w:pPr>
    <w:rPr>
      <w:rFonts w:ascii="Arial" w:eastAsiaTheme="majorEastAsia" w:hAnsi="Arial" w:cstheme="majorBidi"/>
      <w:b/>
      <w:sz w:val="32"/>
      <w:szCs w:val="32"/>
      <w:shd w:val="clear" w:color="auto" w:fill="FFFFFF"/>
    </w:rPr>
  </w:style>
  <w:style w:type="paragraph" w:styleId="Heading2">
    <w:name w:val="heading 2"/>
    <w:link w:val="Heading2Char"/>
    <w:autoRedefine/>
    <w:uiPriority w:val="9"/>
    <w:qFormat/>
    <w:rsid w:val="00484532"/>
    <w:pPr>
      <w:spacing w:before="100" w:beforeAutospacing="1" w:after="100" w:afterAutospacing="1" w:line="240" w:lineRule="auto"/>
      <w:outlineLvl w:val="1"/>
    </w:pPr>
    <w:rPr>
      <w:rFonts w:ascii="Arial" w:eastAsia="Times New Roman" w:hAnsi="Arial" w:cstheme="majorHAnsi"/>
      <w:b/>
      <w:bCs/>
      <w:i/>
      <w:iCs/>
      <w:color w:val="202124"/>
      <w:sz w:val="28"/>
      <w:szCs w:val="28"/>
      <w:shd w:val="clear" w:color="auto" w:fill="FFFFFF"/>
      <w:lang w:val="en"/>
    </w:rPr>
  </w:style>
  <w:style w:type="paragraph" w:styleId="Heading3">
    <w:name w:val="heading 3"/>
    <w:next w:val="Normal"/>
    <w:link w:val="Heading3Char"/>
    <w:autoRedefine/>
    <w:uiPriority w:val="9"/>
    <w:unhideWhenUsed/>
    <w:qFormat/>
    <w:rsid w:val="009428DF"/>
    <w:pPr>
      <w:ind w:left="432"/>
      <w:outlineLvl w:val="2"/>
    </w:pPr>
    <w:rPr>
      <w:rFonts w:ascii="Arial Black" w:hAnsi="Arial Black"/>
      <w:b/>
      <w:caps/>
      <w:sz w:val="24"/>
    </w:rPr>
  </w:style>
  <w:style w:type="paragraph" w:styleId="Heading4">
    <w:name w:val="heading 4"/>
    <w:next w:val="BTSBodyText"/>
    <w:link w:val="Heading4Char"/>
    <w:uiPriority w:val="9"/>
    <w:unhideWhenUsed/>
    <w:qFormat/>
    <w:rsid w:val="00DC0FCD"/>
    <w:pPr>
      <w:numPr>
        <w:ilvl w:val="2"/>
      </w:numPr>
      <w:spacing w:line="240" w:lineRule="auto"/>
      <w:outlineLvl w:val="3"/>
    </w:pPr>
    <w:rPr>
      <w:rFonts w:ascii="Arial Black" w:hAnsi="Arial Black"/>
      <w:b/>
      <w:sz w:val="24"/>
    </w:rPr>
  </w:style>
  <w:style w:type="paragraph" w:styleId="Heading5">
    <w:name w:val="heading 5"/>
    <w:next w:val="Normal"/>
    <w:link w:val="Heading5Char"/>
    <w:uiPriority w:val="9"/>
    <w:unhideWhenUsed/>
    <w:qFormat/>
    <w:rsid w:val="005873F4"/>
    <w:pPr>
      <w:ind w:left="1728" w:hanging="648"/>
      <w:outlineLvl w:val="4"/>
    </w:pPr>
    <w:rPr>
      <w:rFonts w:ascii="Arial" w:hAnsi="Arial"/>
      <w:i/>
    </w:rPr>
  </w:style>
  <w:style w:type="paragraph" w:styleId="Heading6">
    <w:name w:val="heading 6"/>
    <w:next w:val="Normal"/>
    <w:link w:val="Heading6Char"/>
    <w:uiPriority w:val="9"/>
    <w:unhideWhenUsed/>
    <w:qFormat/>
    <w:rsid w:val="005873F4"/>
    <w:pPr>
      <w:numPr>
        <w:ilvl w:val="4"/>
      </w:numPr>
      <w:ind w:left="792"/>
      <w:outlineLvl w:val="5"/>
    </w:pPr>
    <w:rPr>
      <w:rFonts w:ascii="Arial" w:hAnsi="Arial"/>
      <w:i/>
    </w:rPr>
  </w:style>
  <w:style w:type="paragraph" w:styleId="Heading7">
    <w:name w:val="heading 7"/>
    <w:basedOn w:val="Normal"/>
    <w:next w:val="Normal"/>
    <w:link w:val="Heading7Char"/>
    <w:uiPriority w:val="9"/>
    <w:semiHidden/>
    <w:unhideWhenUsed/>
    <w:qFormat/>
    <w:rsid w:val="00631F07"/>
    <w:pPr>
      <w:keepNext/>
      <w:keepLines/>
      <w:spacing w:before="40" w:after="0"/>
      <w:outlineLvl w:val="6"/>
    </w:pPr>
    <w:rPr>
      <w:rFonts w:asciiTheme="majorHAnsi" w:eastAsiaTheme="majorEastAsia" w:hAnsiTheme="majorHAnsi" w:cstheme="majorBidi"/>
      <w:i/>
      <w:iCs/>
      <w:color w:val="00423D" w:themeColor="accent1" w:themeShade="7F"/>
    </w:rPr>
  </w:style>
  <w:style w:type="paragraph" w:styleId="Heading8">
    <w:name w:val="heading 8"/>
    <w:basedOn w:val="Normal"/>
    <w:next w:val="Normal"/>
    <w:link w:val="Heading8Char"/>
    <w:uiPriority w:val="9"/>
    <w:semiHidden/>
    <w:unhideWhenUsed/>
    <w:qFormat/>
    <w:rsid w:val="0009049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049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Headingulc">
    <w:name w:val="Level 1 Heading u/lc"/>
    <w:basedOn w:val="Normal"/>
    <w:link w:val="Level1HeadingulcChar"/>
    <w:autoRedefine/>
    <w:qFormat/>
    <w:rsid w:val="00BB071A"/>
    <w:rPr>
      <w:rFonts w:ascii="Arial" w:hAnsi="Arial" w:cs="Arial"/>
      <w:b/>
      <w:bCs/>
      <w:sz w:val="32"/>
      <w:szCs w:val="32"/>
    </w:rPr>
  </w:style>
  <w:style w:type="character" w:customStyle="1" w:styleId="Level1HeadingulcChar">
    <w:name w:val="Level 1 Heading u/lc Char"/>
    <w:basedOn w:val="DefaultParagraphFont"/>
    <w:link w:val="Level1Headingulc"/>
    <w:rsid w:val="00BB071A"/>
    <w:rPr>
      <w:rFonts w:ascii="Arial" w:hAnsi="Arial" w:cs="Arial"/>
      <w:b/>
      <w:bCs/>
      <w:sz w:val="32"/>
      <w:szCs w:val="32"/>
    </w:rPr>
  </w:style>
  <w:style w:type="character" w:customStyle="1" w:styleId="Heading1Char">
    <w:name w:val="Heading 1 Char"/>
    <w:basedOn w:val="DefaultParagraphFont"/>
    <w:link w:val="Heading1"/>
    <w:uiPriority w:val="9"/>
    <w:rsid w:val="00484532"/>
    <w:rPr>
      <w:rFonts w:ascii="Arial" w:eastAsiaTheme="majorEastAsia" w:hAnsi="Arial" w:cstheme="majorBidi"/>
      <w:b/>
      <w:sz w:val="32"/>
      <w:szCs w:val="32"/>
      <w:shd w:val="clear" w:color="auto" w:fill="FFFFFF"/>
    </w:rPr>
  </w:style>
  <w:style w:type="paragraph" w:customStyle="1" w:styleId="BTSListBullet1Multi">
    <w:name w:val="BTS List Bullet 1 (Multi)"/>
    <w:basedOn w:val="BTSListNumber1Multi"/>
    <w:qFormat/>
    <w:rsid w:val="00FC792D"/>
    <w:pPr>
      <w:numPr>
        <w:numId w:val="1"/>
      </w:numPr>
    </w:pPr>
  </w:style>
  <w:style w:type="paragraph" w:customStyle="1" w:styleId="BTSFootnote">
    <w:name w:val="BTS Footnote"/>
    <w:qFormat/>
    <w:rsid w:val="00DC0FCD"/>
    <w:pPr>
      <w:spacing w:after="0" w:line="240" w:lineRule="auto"/>
      <w:ind w:left="360" w:hanging="360"/>
    </w:pPr>
    <w:rPr>
      <w:rFonts w:ascii="Arial" w:eastAsia="Times New Roman" w:hAnsi="Arial" w:cs="Arial"/>
      <w:sz w:val="18"/>
      <w:szCs w:val="20"/>
    </w:rPr>
  </w:style>
  <w:style w:type="character" w:customStyle="1" w:styleId="Heading2Char">
    <w:name w:val="Heading 2 Char"/>
    <w:basedOn w:val="DefaultParagraphFont"/>
    <w:link w:val="Heading2"/>
    <w:uiPriority w:val="9"/>
    <w:rsid w:val="00484532"/>
    <w:rPr>
      <w:rFonts w:ascii="Arial" w:eastAsia="Times New Roman" w:hAnsi="Arial" w:cstheme="majorHAnsi"/>
      <w:b/>
      <w:bCs/>
      <w:i/>
      <w:iCs/>
      <w:color w:val="202124"/>
      <w:sz w:val="28"/>
      <w:szCs w:val="28"/>
      <w:lang w:val="en"/>
    </w:rPr>
  </w:style>
  <w:style w:type="character" w:customStyle="1" w:styleId="Heading3Char">
    <w:name w:val="Heading 3 Char"/>
    <w:basedOn w:val="DefaultParagraphFont"/>
    <w:link w:val="Heading3"/>
    <w:uiPriority w:val="9"/>
    <w:rsid w:val="009428DF"/>
    <w:rPr>
      <w:rFonts w:ascii="Arial Black" w:hAnsi="Arial Black"/>
      <w:b/>
      <w:caps/>
      <w:sz w:val="24"/>
    </w:rPr>
  </w:style>
  <w:style w:type="character" w:customStyle="1" w:styleId="Heading4Char">
    <w:name w:val="Heading 4 Char"/>
    <w:basedOn w:val="DefaultParagraphFont"/>
    <w:link w:val="Heading4"/>
    <w:uiPriority w:val="9"/>
    <w:rsid w:val="00DC0FCD"/>
    <w:rPr>
      <w:rFonts w:ascii="Arial Black" w:hAnsi="Arial Black"/>
      <w:b/>
      <w:sz w:val="24"/>
    </w:rPr>
  </w:style>
  <w:style w:type="character" w:customStyle="1" w:styleId="Heading6Char">
    <w:name w:val="Heading 6 Char"/>
    <w:basedOn w:val="DefaultParagraphFont"/>
    <w:link w:val="Heading6"/>
    <w:uiPriority w:val="9"/>
    <w:rsid w:val="005873F4"/>
    <w:rPr>
      <w:rFonts w:ascii="Arial" w:hAnsi="Arial"/>
      <w:i/>
    </w:rPr>
  </w:style>
  <w:style w:type="paragraph" w:styleId="ListParagraph">
    <w:name w:val="List Paragraph"/>
    <w:basedOn w:val="Normal"/>
    <w:link w:val="ListParagraphChar"/>
    <w:uiPriority w:val="34"/>
    <w:qFormat/>
    <w:rsid w:val="00264AA7"/>
    <w:pPr>
      <w:ind w:left="720"/>
      <w:contextualSpacing/>
    </w:pPr>
  </w:style>
  <w:style w:type="paragraph" w:styleId="NormalWeb">
    <w:name w:val="Normal (Web)"/>
    <w:basedOn w:val="Normal"/>
    <w:uiPriority w:val="99"/>
    <w:unhideWhenUsed/>
    <w:rsid w:val="00264A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4863"/>
    <w:rPr>
      <w:color w:val="003087" w:themeColor="accent4"/>
      <w:u w:val="single"/>
    </w:rPr>
  </w:style>
  <w:style w:type="character" w:styleId="Strong">
    <w:name w:val="Strong"/>
    <w:basedOn w:val="DefaultParagraphFont"/>
    <w:uiPriority w:val="22"/>
    <w:qFormat/>
    <w:rsid w:val="00264AA7"/>
    <w:rPr>
      <w:b/>
      <w:bCs/>
    </w:rPr>
  </w:style>
  <w:style w:type="character" w:styleId="Emphasis">
    <w:name w:val="Emphasis"/>
    <w:basedOn w:val="DefaultParagraphFont"/>
    <w:uiPriority w:val="20"/>
    <w:qFormat/>
    <w:rsid w:val="00264AA7"/>
    <w:rPr>
      <w:i/>
      <w:iCs/>
    </w:rPr>
  </w:style>
  <w:style w:type="paragraph" w:customStyle="1" w:styleId="readingtime">
    <w:name w:val="readingtime"/>
    <w:basedOn w:val="Normal"/>
    <w:rsid w:val="00264A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cepile-item">
    <w:name w:val="facepile-item"/>
    <w:basedOn w:val="Normal"/>
    <w:rsid w:val="00264A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cepile-item-coin-text">
    <w:name w:val="facepile-item-coin-text"/>
    <w:basedOn w:val="DefaultParagraphFont"/>
    <w:rsid w:val="00264AA7"/>
  </w:style>
  <w:style w:type="paragraph" w:styleId="Caption">
    <w:name w:val="caption"/>
    <w:next w:val="Normal"/>
    <w:uiPriority w:val="35"/>
    <w:unhideWhenUsed/>
    <w:qFormat/>
    <w:rsid w:val="00986F85"/>
    <w:pPr>
      <w:spacing w:after="200" w:line="240" w:lineRule="auto"/>
    </w:pPr>
    <w:rPr>
      <w:i/>
      <w:iCs/>
      <w:color w:val="44546A" w:themeColor="text2"/>
      <w:sz w:val="18"/>
      <w:szCs w:val="18"/>
    </w:rPr>
  </w:style>
  <w:style w:type="paragraph" w:customStyle="1" w:styleId="BTSListNumber4Multi">
    <w:name w:val="BTS List Number 4 (Multi)"/>
    <w:basedOn w:val="BTSListNumber3Multi"/>
    <w:qFormat/>
    <w:rsid w:val="000149E8"/>
    <w:pPr>
      <w:numPr>
        <w:ilvl w:val="3"/>
      </w:numPr>
    </w:pPr>
  </w:style>
  <w:style w:type="character" w:styleId="FootnoteReference">
    <w:name w:val="footnote reference"/>
    <w:semiHidden/>
    <w:rsid w:val="00264AA7"/>
    <w:rPr>
      <w:sz w:val="18"/>
      <w:vertAlign w:val="superscript"/>
    </w:rPr>
  </w:style>
  <w:style w:type="paragraph" w:styleId="FootnoteText">
    <w:name w:val="footnote text"/>
    <w:basedOn w:val="Normal"/>
    <w:link w:val="FootnoteTextChar"/>
    <w:semiHidden/>
    <w:rsid w:val="00264AA7"/>
    <w:pPr>
      <w:spacing w:before="240" w:after="120" w:line="240" w:lineRule="auto"/>
      <w:jc w:val="both"/>
    </w:pPr>
    <w:rPr>
      <w:rFonts w:ascii="Myanmar Text" w:eastAsia="Times New Roman" w:hAnsi="Myanmar Text" w:cs="Times New Roman"/>
      <w:sz w:val="18"/>
      <w:szCs w:val="20"/>
    </w:rPr>
  </w:style>
  <w:style w:type="character" w:customStyle="1" w:styleId="FootnoteTextChar">
    <w:name w:val="Footnote Text Char"/>
    <w:basedOn w:val="DefaultParagraphFont"/>
    <w:link w:val="FootnoteText"/>
    <w:semiHidden/>
    <w:rsid w:val="00264AA7"/>
    <w:rPr>
      <w:rFonts w:ascii="Myanmar Text" w:eastAsia="Times New Roman" w:hAnsi="Myanmar Text" w:cs="Times New Roman"/>
      <w:sz w:val="18"/>
      <w:szCs w:val="20"/>
    </w:rPr>
  </w:style>
  <w:style w:type="table" w:styleId="TableGrid">
    <w:name w:val="Table Grid"/>
    <w:basedOn w:val="TableNormal"/>
    <w:uiPriority w:val="39"/>
    <w:rsid w:val="00264A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64AA7"/>
    <w:rPr>
      <w:sz w:val="16"/>
      <w:szCs w:val="16"/>
    </w:rPr>
  </w:style>
  <w:style w:type="paragraph" w:styleId="CommentText">
    <w:name w:val="annotation text"/>
    <w:basedOn w:val="Normal"/>
    <w:link w:val="CommentTextChar"/>
    <w:uiPriority w:val="99"/>
    <w:unhideWhenUsed/>
    <w:rsid w:val="00264AA7"/>
    <w:pPr>
      <w:spacing w:line="240" w:lineRule="auto"/>
    </w:pPr>
    <w:rPr>
      <w:sz w:val="20"/>
      <w:szCs w:val="20"/>
    </w:rPr>
  </w:style>
  <w:style w:type="character" w:customStyle="1" w:styleId="CommentTextChar">
    <w:name w:val="Comment Text Char"/>
    <w:basedOn w:val="DefaultParagraphFont"/>
    <w:link w:val="CommentText"/>
    <w:uiPriority w:val="99"/>
    <w:rsid w:val="00264AA7"/>
    <w:rPr>
      <w:sz w:val="20"/>
      <w:szCs w:val="20"/>
    </w:rPr>
  </w:style>
  <w:style w:type="paragraph" w:styleId="CommentSubject">
    <w:name w:val="annotation subject"/>
    <w:basedOn w:val="CommentText"/>
    <w:next w:val="CommentText"/>
    <w:link w:val="CommentSubjectChar"/>
    <w:uiPriority w:val="99"/>
    <w:semiHidden/>
    <w:unhideWhenUsed/>
    <w:rsid w:val="00264AA7"/>
    <w:rPr>
      <w:b/>
      <w:bCs/>
    </w:rPr>
  </w:style>
  <w:style w:type="character" w:customStyle="1" w:styleId="CommentSubjectChar">
    <w:name w:val="Comment Subject Char"/>
    <w:basedOn w:val="CommentTextChar"/>
    <w:link w:val="CommentSubject"/>
    <w:uiPriority w:val="99"/>
    <w:semiHidden/>
    <w:rsid w:val="00264AA7"/>
    <w:rPr>
      <w:b/>
      <w:bCs/>
      <w:sz w:val="20"/>
      <w:szCs w:val="20"/>
    </w:rPr>
  </w:style>
  <w:style w:type="character" w:customStyle="1" w:styleId="hgkelc">
    <w:name w:val="hgkelc"/>
    <w:basedOn w:val="DefaultParagraphFont"/>
    <w:rsid w:val="00264AA7"/>
  </w:style>
  <w:style w:type="character" w:customStyle="1" w:styleId="kx21rb">
    <w:name w:val="kx21rb"/>
    <w:basedOn w:val="DefaultParagraphFont"/>
    <w:rsid w:val="00264AA7"/>
  </w:style>
  <w:style w:type="character" w:styleId="UnresolvedMention">
    <w:name w:val="Unresolved Mention"/>
    <w:basedOn w:val="DefaultParagraphFont"/>
    <w:uiPriority w:val="99"/>
    <w:unhideWhenUsed/>
    <w:rsid w:val="00264AA7"/>
    <w:rPr>
      <w:color w:val="605E5C"/>
      <w:shd w:val="clear" w:color="auto" w:fill="E1DFDD"/>
    </w:rPr>
  </w:style>
  <w:style w:type="character" w:customStyle="1" w:styleId="values">
    <w:name w:val="values"/>
    <w:basedOn w:val="DefaultParagraphFont"/>
    <w:rsid w:val="00264AA7"/>
  </w:style>
  <w:style w:type="character" w:styleId="FollowedHyperlink">
    <w:name w:val="FollowedHyperlink"/>
    <w:basedOn w:val="DefaultParagraphFont"/>
    <w:uiPriority w:val="99"/>
    <w:semiHidden/>
    <w:unhideWhenUsed/>
    <w:rsid w:val="00264AA7"/>
    <w:rPr>
      <w:color w:val="954F72" w:themeColor="followedHyperlink"/>
      <w:u w:val="single"/>
    </w:rPr>
  </w:style>
  <w:style w:type="character" w:customStyle="1" w:styleId="text-color-purple">
    <w:name w:val="text-color-purple"/>
    <w:basedOn w:val="DefaultParagraphFont"/>
    <w:rsid w:val="00264AA7"/>
  </w:style>
  <w:style w:type="character" w:customStyle="1" w:styleId="text-color-red">
    <w:name w:val="text-color-red"/>
    <w:basedOn w:val="DefaultParagraphFont"/>
    <w:rsid w:val="00264AA7"/>
  </w:style>
  <w:style w:type="character" w:customStyle="1" w:styleId="text-indent">
    <w:name w:val="text-indent"/>
    <w:basedOn w:val="DefaultParagraphFont"/>
    <w:rsid w:val="00264AA7"/>
  </w:style>
  <w:style w:type="paragraph" w:customStyle="1" w:styleId="post-meta">
    <w:name w:val="post-meta"/>
    <w:basedOn w:val="Normal"/>
    <w:rsid w:val="00264AA7"/>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264AA7"/>
    <w:pPr>
      <w:spacing w:after="0" w:line="240" w:lineRule="auto"/>
    </w:pPr>
  </w:style>
  <w:style w:type="character" w:customStyle="1" w:styleId="field">
    <w:name w:val="field"/>
    <w:basedOn w:val="DefaultParagraphFont"/>
    <w:rsid w:val="00264AA7"/>
  </w:style>
  <w:style w:type="paragraph" w:customStyle="1" w:styleId="BTSListNumber1Multi">
    <w:name w:val="BTS List Number 1 (Multi)"/>
    <w:qFormat/>
    <w:rsid w:val="00296FE0"/>
    <w:pPr>
      <w:numPr>
        <w:numId w:val="9"/>
      </w:numPr>
      <w:spacing w:after="0" w:line="240" w:lineRule="auto"/>
      <w:contextualSpacing/>
    </w:pPr>
    <w:rPr>
      <w:rFonts w:ascii="Arial" w:hAnsi="Arial" w:cs="Arial"/>
      <w:iCs/>
      <w:szCs w:val="24"/>
    </w:rPr>
  </w:style>
  <w:style w:type="paragraph" w:customStyle="1" w:styleId="Level3Headingulc">
    <w:name w:val="Level 3 Heading u/lc"/>
    <w:basedOn w:val="ListParagraph"/>
    <w:link w:val="Level3HeadingulcChar"/>
    <w:qFormat/>
    <w:rsid w:val="00264AA7"/>
    <w:pPr>
      <w:spacing w:after="120"/>
      <w:ind w:left="1440"/>
    </w:pPr>
    <w:rPr>
      <w:rFonts w:ascii="Arial" w:hAnsi="Arial" w:cs="Arial"/>
      <w:i/>
      <w:sz w:val="28"/>
    </w:rPr>
  </w:style>
  <w:style w:type="paragraph" w:customStyle="1" w:styleId="Level3hearingulc">
    <w:name w:val="Level 3 hearing u/lc"/>
    <w:basedOn w:val="ListParagraph"/>
    <w:link w:val="Level3hearingulcChar"/>
    <w:rsid w:val="00264AA7"/>
    <w:pPr>
      <w:spacing w:after="120"/>
      <w:ind w:left="1440"/>
    </w:pPr>
    <w:rPr>
      <w:rFonts w:ascii="Source Sans Pro" w:hAnsi="Source Sans Pro" w:cs="Times New Roman"/>
      <w:i/>
      <w:iCs/>
      <w:sz w:val="28"/>
      <w:szCs w:val="28"/>
    </w:rPr>
  </w:style>
  <w:style w:type="paragraph" w:customStyle="1" w:styleId="BTSHeading2Multi">
    <w:name w:val="BTS Heading 2 (Multi)"/>
    <w:basedOn w:val="Heading4"/>
    <w:next w:val="BTSBodyText"/>
    <w:qFormat/>
    <w:rsid w:val="001032A1"/>
    <w:pPr>
      <w:keepNext/>
      <w:numPr>
        <w:numId w:val="4"/>
      </w:numPr>
      <w:spacing w:before="240" w:after="240"/>
    </w:pPr>
    <w:rPr>
      <w:b w:val="0"/>
    </w:rPr>
  </w:style>
  <w:style w:type="paragraph" w:customStyle="1" w:styleId="Level4headingSentencecase">
    <w:name w:val="Level 4 heading Sentence case"/>
    <w:basedOn w:val="ListParagraph"/>
    <w:link w:val="Level4headingSentencecaseChar"/>
    <w:qFormat/>
    <w:rsid w:val="00264AA7"/>
    <w:pPr>
      <w:spacing w:after="120"/>
      <w:ind w:left="1440"/>
    </w:pPr>
    <w:rPr>
      <w:rFonts w:ascii="Arial" w:hAnsi="Arial" w:cs="Times New Roman"/>
      <w:i/>
      <w:iCs/>
      <w:sz w:val="24"/>
      <w:szCs w:val="24"/>
    </w:rPr>
  </w:style>
  <w:style w:type="character" w:customStyle="1" w:styleId="ListParagraphChar">
    <w:name w:val="List Paragraph Char"/>
    <w:basedOn w:val="DefaultParagraphFont"/>
    <w:link w:val="ListParagraph"/>
    <w:uiPriority w:val="34"/>
    <w:rsid w:val="00264AA7"/>
  </w:style>
  <w:style w:type="character" w:customStyle="1" w:styleId="Level3hearingulcChar">
    <w:name w:val="Level 3 hearing u/lc Char"/>
    <w:basedOn w:val="ListParagraphChar"/>
    <w:link w:val="Level3hearingulc"/>
    <w:rsid w:val="00264AA7"/>
    <w:rPr>
      <w:rFonts w:ascii="Source Sans Pro" w:hAnsi="Source Sans Pro" w:cs="Times New Roman"/>
      <w:i/>
      <w:iCs/>
      <w:sz w:val="28"/>
      <w:szCs w:val="28"/>
    </w:rPr>
  </w:style>
  <w:style w:type="character" w:customStyle="1" w:styleId="Level4headingSentencecaseChar">
    <w:name w:val="Level 4 heading Sentence case Char"/>
    <w:basedOn w:val="ListParagraphChar"/>
    <w:link w:val="Level4headingSentencecase"/>
    <w:rsid w:val="00264AA7"/>
    <w:rPr>
      <w:rFonts w:ascii="Arial" w:hAnsi="Arial" w:cs="Times New Roman"/>
      <w:i/>
      <w:iCs/>
      <w:sz w:val="24"/>
      <w:szCs w:val="24"/>
    </w:rPr>
  </w:style>
  <w:style w:type="character" w:customStyle="1" w:styleId="Level3HeadingulcChar">
    <w:name w:val="Level 3 Heading u/lc Char"/>
    <w:basedOn w:val="ListParagraphChar"/>
    <w:link w:val="Level3Headingulc"/>
    <w:rsid w:val="00264AA7"/>
    <w:rPr>
      <w:rFonts w:ascii="Arial" w:hAnsi="Arial" w:cs="Arial"/>
      <w:i/>
      <w:sz w:val="28"/>
    </w:rPr>
  </w:style>
  <w:style w:type="paragraph" w:customStyle="1" w:styleId="BTSPubTitle">
    <w:name w:val="BTS Pub Title"/>
    <w:basedOn w:val="Heading1"/>
    <w:qFormat/>
    <w:rsid w:val="00B874FC"/>
    <w:pPr>
      <w:spacing w:before="2040" w:after="0" w:line="240" w:lineRule="auto"/>
      <w:jc w:val="center"/>
    </w:pPr>
    <w:rPr>
      <w:rFonts w:ascii="Arial Black" w:hAnsi="Arial Black" w:cs="Sabon Next LT"/>
      <w:b w:val="0"/>
      <w:bCs/>
      <w:iCs/>
      <w:sz w:val="72"/>
      <w:szCs w:val="96"/>
    </w:rPr>
  </w:style>
  <w:style w:type="paragraph" w:customStyle="1" w:styleId="BTSFrontmatterChapter">
    <w:name w:val="BTS Frontmatter Chapter"/>
    <w:basedOn w:val="Heading2"/>
    <w:next w:val="BTSBodyText"/>
    <w:qFormat/>
    <w:rsid w:val="009424F9"/>
    <w:pPr>
      <w:spacing w:before="240" w:beforeAutospacing="0" w:after="240" w:afterAutospacing="0"/>
      <w:jc w:val="center"/>
    </w:pPr>
    <w:rPr>
      <w:rFonts w:ascii="Arial Black" w:hAnsi="Arial Black" w:cs="Sabon Next LT"/>
      <w:i w:val="0"/>
      <w:color w:val="auto"/>
      <w:sz w:val="36"/>
      <w:szCs w:val="36"/>
    </w:rPr>
  </w:style>
  <w:style w:type="paragraph" w:customStyle="1" w:styleId="BTSChapterNumberedMulti">
    <w:name w:val="BTS Chapter Numbered (Multi)"/>
    <w:basedOn w:val="Heading2"/>
    <w:next w:val="BTSBodyText"/>
    <w:qFormat/>
    <w:rsid w:val="00101735"/>
    <w:pPr>
      <w:numPr>
        <w:numId w:val="4"/>
      </w:numPr>
      <w:spacing w:before="1080" w:beforeAutospacing="0" w:after="240" w:afterAutospacing="0"/>
    </w:pPr>
    <w:rPr>
      <w:rFonts w:ascii="Arial Black" w:hAnsi="Arial Black" w:cs="Sabon Next LT"/>
      <w:i w:val="0"/>
      <w:color w:val="auto"/>
      <w:sz w:val="36"/>
      <w:szCs w:val="32"/>
    </w:rPr>
  </w:style>
  <w:style w:type="paragraph" w:customStyle="1" w:styleId="BTSBodyText">
    <w:name w:val="BTS Body Text"/>
    <w:qFormat/>
    <w:rsid w:val="00FC792D"/>
    <w:pPr>
      <w:spacing w:before="240" w:after="240" w:line="240" w:lineRule="auto"/>
    </w:pPr>
    <w:rPr>
      <w:rFonts w:ascii="Arial" w:hAnsi="Arial" w:cs="Arial"/>
      <w:iCs/>
      <w:szCs w:val="24"/>
    </w:rPr>
  </w:style>
  <w:style w:type="paragraph" w:customStyle="1" w:styleId="BTSHeading1Multi">
    <w:name w:val="BTS Heading 1 (Multi)"/>
    <w:basedOn w:val="Heading3"/>
    <w:next w:val="BTSBodyText"/>
    <w:qFormat/>
    <w:rsid w:val="00F17C76"/>
    <w:pPr>
      <w:keepNext/>
      <w:numPr>
        <w:ilvl w:val="1"/>
        <w:numId w:val="4"/>
      </w:numPr>
      <w:spacing w:before="240" w:after="240" w:line="240" w:lineRule="auto"/>
      <w:ind w:left="1404"/>
    </w:pPr>
    <w:rPr>
      <w:b w:val="0"/>
    </w:rPr>
  </w:style>
  <w:style w:type="paragraph" w:customStyle="1" w:styleId="BTSChapterUnnumbered">
    <w:name w:val="BTS Chapter Unnumbered"/>
    <w:basedOn w:val="Heading2"/>
    <w:next w:val="BTSBodyText"/>
    <w:qFormat/>
    <w:rsid w:val="008C5AE8"/>
    <w:pPr>
      <w:spacing w:before="240" w:beforeAutospacing="0" w:after="240" w:afterAutospacing="0"/>
    </w:pPr>
    <w:rPr>
      <w:rFonts w:ascii="Arial Black" w:hAnsi="Arial Black"/>
      <w:i w:val="0"/>
      <w:color w:val="auto"/>
      <w:sz w:val="36"/>
    </w:rPr>
  </w:style>
  <w:style w:type="paragraph" w:customStyle="1" w:styleId="BTSFigure">
    <w:name w:val="BTS Figure"/>
    <w:next w:val="BTSNote"/>
    <w:qFormat/>
    <w:rsid w:val="00622F09"/>
    <w:pPr>
      <w:keepNext/>
      <w:tabs>
        <w:tab w:val="right" w:pos="9360"/>
      </w:tabs>
      <w:spacing w:after="0" w:line="240" w:lineRule="auto"/>
      <w:jc w:val="center"/>
    </w:pPr>
    <w:rPr>
      <w:rFonts w:ascii="Arial" w:hAnsi="Arial" w:cs="Arial"/>
      <w:noProof/>
      <w:szCs w:val="24"/>
    </w:rPr>
  </w:style>
  <w:style w:type="paragraph" w:customStyle="1" w:styleId="BTSTableHeader">
    <w:name w:val="BTS Table Header"/>
    <w:qFormat/>
    <w:rsid w:val="00B41E61"/>
    <w:pPr>
      <w:spacing w:after="0" w:line="240" w:lineRule="auto"/>
      <w:jc w:val="center"/>
    </w:pPr>
    <w:rPr>
      <w:rFonts w:ascii="Arial" w:eastAsia="Times New Roman" w:hAnsi="Arial" w:cs="Arial"/>
      <w:b/>
      <w:bCs/>
      <w:color w:val="FFFFFF" w:themeColor="background1"/>
      <w:sz w:val="18"/>
      <w:szCs w:val="20"/>
    </w:rPr>
  </w:style>
  <w:style w:type="paragraph" w:customStyle="1" w:styleId="BTSTableBodyL">
    <w:name w:val="BTS Table Body L"/>
    <w:qFormat/>
    <w:rsid w:val="008C6C6C"/>
    <w:pPr>
      <w:spacing w:after="0" w:line="240" w:lineRule="auto"/>
    </w:pPr>
    <w:rPr>
      <w:rFonts w:ascii="Arial" w:eastAsia="Times New Roman" w:hAnsi="Arial" w:cs="Arial"/>
      <w:sz w:val="18"/>
      <w:szCs w:val="20"/>
    </w:rPr>
  </w:style>
  <w:style w:type="paragraph" w:customStyle="1" w:styleId="BTSBlockQuote">
    <w:name w:val="BTS Block Quote"/>
    <w:basedOn w:val="BTSBodyText"/>
    <w:qFormat/>
    <w:rsid w:val="00F45765"/>
    <w:pPr>
      <w:ind w:left="720"/>
    </w:pPr>
  </w:style>
  <w:style w:type="paragraph" w:styleId="TOC1">
    <w:name w:val="toc 1"/>
    <w:next w:val="Normal"/>
    <w:autoRedefine/>
    <w:uiPriority w:val="39"/>
    <w:unhideWhenUsed/>
    <w:rsid w:val="00A50916"/>
    <w:pPr>
      <w:keepNext/>
      <w:tabs>
        <w:tab w:val="left" w:pos="720"/>
        <w:tab w:val="right" w:leader="dot" w:pos="9350"/>
      </w:tabs>
      <w:spacing w:before="120" w:after="0" w:line="240" w:lineRule="auto"/>
      <w:ind w:left="360" w:hanging="360"/>
    </w:pPr>
    <w:rPr>
      <w:rFonts w:ascii="Arial Black" w:hAnsi="Arial Black" w:cs="Arial (Body CS)"/>
      <w:b/>
      <w:caps/>
      <w:noProof/>
      <w:sz w:val="24"/>
    </w:rPr>
  </w:style>
  <w:style w:type="paragraph" w:styleId="TOC2">
    <w:name w:val="toc 2"/>
    <w:next w:val="Normal"/>
    <w:autoRedefine/>
    <w:uiPriority w:val="39"/>
    <w:unhideWhenUsed/>
    <w:rsid w:val="00511569"/>
    <w:pPr>
      <w:tabs>
        <w:tab w:val="left" w:pos="1620"/>
        <w:tab w:val="right" w:leader="dot" w:pos="9350"/>
      </w:tabs>
      <w:spacing w:after="0" w:line="240" w:lineRule="auto"/>
      <w:ind w:left="1080" w:hanging="720"/>
      <w:contextualSpacing/>
    </w:pPr>
    <w:rPr>
      <w:rFonts w:ascii="Arial" w:hAnsi="Arial" w:cs="Arial"/>
      <w:noProof/>
    </w:rPr>
  </w:style>
  <w:style w:type="paragraph" w:styleId="TOC3">
    <w:name w:val="toc 3"/>
    <w:next w:val="Normal"/>
    <w:autoRedefine/>
    <w:uiPriority w:val="39"/>
    <w:unhideWhenUsed/>
    <w:rsid w:val="00412BE3"/>
    <w:pPr>
      <w:tabs>
        <w:tab w:val="right" w:leader="dot" w:pos="9350"/>
      </w:tabs>
      <w:spacing w:after="0" w:line="240" w:lineRule="auto"/>
      <w:ind w:left="1710" w:hanging="900"/>
      <w:contextualSpacing/>
    </w:pPr>
    <w:rPr>
      <w:rFonts w:ascii="Arial" w:eastAsiaTheme="minorEastAsia" w:hAnsi="Arial"/>
      <w:i/>
      <w:noProof/>
      <w:kern w:val="2"/>
      <w:szCs w:val="24"/>
      <w14:ligatures w14:val="standardContextual"/>
    </w:rPr>
  </w:style>
  <w:style w:type="paragraph" w:styleId="TableofFigures">
    <w:name w:val="table of figures"/>
    <w:next w:val="Normal"/>
    <w:uiPriority w:val="99"/>
    <w:unhideWhenUsed/>
    <w:rsid w:val="003D74D4"/>
    <w:pPr>
      <w:tabs>
        <w:tab w:val="right" w:leader="dot" w:pos="9360"/>
      </w:tabs>
      <w:spacing w:after="0"/>
      <w:ind w:left="720" w:right="720" w:hanging="720"/>
    </w:pPr>
    <w:rPr>
      <w:rFonts w:ascii="Arial" w:hAnsi="Arial"/>
      <w:noProof/>
      <w:sz w:val="20"/>
    </w:rPr>
  </w:style>
  <w:style w:type="paragraph" w:styleId="Header">
    <w:name w:val="header"/>
    <w:basedOn w:val="Normal"/>
    <w:link w:val="HeaderChar"/>
    <w:uiPriority w:val="99"/>
    <w:unhideWhenUsed/>
    <w:rsid w:val="00D67B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B1F"/>
  </w:style>
  <w:style w:type="paragraph" w:styleId="Footer">
    <w:name w:val="footer"/>
    <w:basedOn w:val="Normal"/>
    <w:link w:val="FooterChar"/>
    <w:uiPriority w:val="99"/>
    <w:unhideWhenUsed/>
    <w:rsid w:val="00D67B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B1F"/>
  </w:style>
  <w:style w:type="paragraph" w:customStyle="1" w:styleId="BTSPageNumber">
    <w:name w:val="BTS Page Number"/>
    <w:qFormat/>
    <w:rsid w:val="00101EEC"/>
    <w:pPr>
      <w:spacing w:after="0" w:line="240" w:lineRule="auto"/>
      <w:jc w:val="right"/>
    </w:pPr>
    <w:rPr>
      <w:rFonts w:ascii="Arial" w:hAnsi="Arial" w:cs="Arial"/>
      <w:sz w:val="18"/>
      <w:szCs w:val="20"/>
    </w:rPr>
  </w:style>
  <w:style w:type="table" w:styleId="GridTable1Light-Accent1">
    <w:name w:val="Grid Table 1 Light Accent 1"/>
    <w:basedOn w:val="TableNormal"/>
    <w:uiPriority w:val="46"/>
    <w:rsid w:val="001742B0"/>
    <w:pPr>
      <w:spacing w:after="0" w:line="240" w:lineRule="auto"/>
    </w:pPr>
    <w:tblPr>
      <w:tblStyleRowBandSize w:val="1"/>
      <w:tblStyleColBandSize w:val="1"/>
      <w:tblBorders>
        <w:top w:val="single" w:sz="4" w:space="0" w:color="68FFF5" w:themeColor="accent1" w:themeTint="66"/>
        <w:left w:val="single" w:sz="4" w:space="0" w:color="68FFF5" w:themeColor="accent1" w:themeTint="66"/>
        <w:bottom w:val="single" w:sz="4" w:space="0" w:color="68FFF5" w:themeColor="accent1" w:themeTint="66"/>
        <w:right w:val="single" w:sz="4" w:space="0" w:color="68FFF5" w:themeColor="accent1" w:themeTint="66"/>
        <w:insideH w:val="single" w:sz="4" w:space="0" w:color="68FFF5" w:themeColor="accent1" w:themeTint="66"/>
        <w:insideV w:val="single" w:sz="4" w:space="0" w:color="68FFF5" w:themeColor="accent1" w:themeTint="66"/>
      </w:tblBorders>
    </w:tblPr>
    <w:tblStylePr w:type="firstRow">
      <w:rPr>
        <w:b/>
        <w:bCs/>
      </w:rPr>
      <w:tblPr/>
      <w:tcPr>
        <w:tcBorders>
          <w:bottom w:val="single" w:sz="12" w:space="0" w:color="1CFFF0" w:themeColor="accent1" w:themeTint="99"/>
        </w:tcBorders>
      </w:tcPr>
    </w:tblStylePr>
    <w:tblStylePr w:type="lastRow">
      <w:rPr>
        <w:b/>
        <w:bCs/>
      </w:rPr>
      <w:tblPr/>
      <w:tcPr>
        <w:tcBorders>
          <w:top w:val="double" w:sz="2" w:space="0" w:color="1CFFF0" w:themeColor="accent1" w:themeTint="99"/>
        </w:tcBorders>
      </w:tcPr>
    </w:tblStylePr>
    <w:tblStylePr w:type="firstCol">
      <w:rPr>
        <w:b/>
        <w:bCs/>
      </w:rPr>
    </w:tblStylePr>
    <w:tblStylePr w:type="lastCol">
      <w:rPr>
        <w:b/>
        <w:bCs/>
      </w:rPr>
    </w:tblStylePr>
  </w:style>
  <w:style w:type="paragraph" w:customStyle="1" w:styleId="ColorTableText">
    <w:name w:val="Color Table Text"/>
    <w:qFormat/>
    <w:rsid w:val="00FA0E05"/>
    <w:pPr>
      <w:spacing w:after="40" w:line="240" w:lineRule="auto"/>
    </w:pPr>
    <w:rPr>
      <w:rFonts w:ascii="Montserrat" w:hAnsi="Montserrat"/>
      <w:sz w:val="20"/>
      <w:szCs w:val="20"/>
    </w:rPr>
  </w:style>
  <w:style w:type="paragraph" w:customStyle="1" w:styleId="ColorTableList">
    <w:name w:val="Color Table List"/>
    <w:basedOn w:val="ListParagraph"/>
    <w:qFormat/>
    <w:rsid w:val="00FA0E05"/>
    <w:pPr>
      <w:spacing w:after="0" w:line="240" w:lineRule="auto"/>
      <w:ind w:left="161" w:hanging="180"/>
    </w:pPr>
    <w:rPr>
      <w:rFonts w:ascii="Montserrat" w:hAnsi="Montserrat"/>
      <w:sz w:val="20"/>
      <w:szCs w:val="20"/>
    </w:rPr>
  </w:style>
  <w:style w:type="paragraph" w:customStyle="1" w:styleId="BTSCaption">
    <w:name w:val="BTS Caption"/>
    <w:basedOn w:val="Caption"/>
    <w:next w:val="BTSBodyText"/>
    <w:qFormat/>
    <w:rsid w:val="003652BB"/>
    <w:pPr>
      <w:keepNext/>
      <w:spacing w:before="240" w:after="120"/>
      <w:jc w:val="center"/>
    </w:pPr>
    <w:rPr>
      <w:rFonts w:ascii="Arial" w:hAnsi="Arial" w:cs="Arial"/>
      <w:b/>
      <w:i w:val="0"/>
      <w:iCs w:val="0"/>
      <w:color w:val="auto"/>
      <w:sz w:val="22"/>
      <w:szCs w:val="24"/>
    </w:rPr>
  </w:style>
  <w:style w:type="paragraph" w:customStyle="1" w:styleId="BTSTableListBullet1Multi">
    <w:name w:val="BTS Table List Bullet 1 (Multi)"/>
    <w:basedOn w:val="ListParagraph"/>
    <w:qFormat/>
    <w:rsid w:val="008C6C6C"/>
    <w:pPr>
      <w:numPr>
        <w:numId w:val="2"/>
      </w:numPr>
      <w:spacing w:after="0" w:line="240" w:lineRule="auto"/>
    </w:pPr>
    <w:rPr>
      <w:rFonts w:ascii="Arial" w:eastAsia="Times New Roman" w:hAnsi="Arial" w:cs="Arial"/>
      <w:sz w:val="18"/>
      <w:szCs w:val="20"/>
    </w:rPr>
  </w:style>
  <w:style w:type="paragraph" w:customStyle="1" w:styleId="ColorTableNote">
    <w:name w:val="Color Table Note"/>
    <w:basedOn w:val="Normal"/>
    <w:qFormat/>
    <w:rsid w:val="00096836"/>
    <w:pPr>
      <w:spacing w:after="240"/>
    </w:pPr>
    <w:rPr>
      <w:rFonts w:ascii="Montserrat" w:hAnsi="Montserrat" w:cs="Open Sans"/>
      <w:color w:val="333333"/>
      <w:sz w:val="20"/>
      <w:szCs w:val="20"/>
      <w:shd w:val="clear" w:color="auto" w:fill="FFFFFF"/>
    </w:rPr>
  </w:style>
  <w:style w:type="paragraph" w:customStyle="1" w:styleId="BTSNote">
    <w:name w:val="BTS Note"/>
    <w:qFormat/>
    <w:rsid w:val="008D0CD9"/>
    <w:pPr>
      <w:spacing w:after="240" w:line="240" w:lineRule="auto"/>
      <w:contextualSpacing/>
    </w:pPr>
    <w:rPr>
      <w:rFonts w:ascii="Arial" w:hAnsi="Arial" w:cs="Arial"/>
      <w:color w:val="000000" w:themeColor="text1"/>
      <w:sz w:val="18"/>
      <w:szCs w:val="20"/>
      <w:shd w:val="clear" w:color="auto" w:fill="FFFFFF"/>
    </w:rPr>
  </w:style>
  <w:style w:type="paragraph" w:customStyle="1" w:styleId="BTSChapterAppendixMutli">
    <w:name w:val="BTS Chapter Appendix (Mutli)"/>
    <w:basedOn w:val="Heading2"/>
    <w:next w:val="BTSBodyText"/>
    <w:qFormat/>
    <w:rsid w:val="0074353B"/>
    <w:pPr>
      <w:numPr>
        <w:numId w:val="3"/>
      </w:numPr>
      <w:spacing w:before="240" w:beforeAutospacing="0" w:after="240" w:afterAutospacing="0"/>
      <w:ind w:left="360"/>
    </w:pPr>
    <w:rPr>
      <w:rFonts w:ascii="Arial Black" w:hAnsi="Arial Black"/>
      <w:i w:val="0"/>
      <w:color w:val="auto"/>
      <w:sz w:val="36"/>
    </w:rPr>
  </w:style>
  <w:style w:type="paragraph" w:customStyle="1" w:styleId="BTSHeading3Multi">
    <w:name w:val="BTS Heading 3 (Multi)"/>
    <w:basedOn w:val="Heading5"/>
    <w:next w:val="BTSBodyText"/>
    <w:qFormat/>
    <w:rsid w:val="00DD499B"/>
    <w:pPr>
      <w:keepNext/>
      <w:numPr>
        <w:ilvl w:val="3"/>
        <w:numId w:val="4"/>
      </w:numPr>
      <w:spacing w:before="240" w:after="120" w:line="240" w:lineRule="auto"/>
    </w:pPr>
    <w:rPr>
      <w:b/>
      <w:bCs/>
    </w:rPr>
  </w:style>
  <w:style w:type="paragraph" w:customStyle="1" w:styleId="BTSListBullet2Multi">
    <w:name w:val="BTS List Bullet 2 (Multi)"/>
    <w:basedOn w:val="BTSListBullet1Multi"/>
    <w:qFormat/>
    <w:rsid w:val="0018033E"/>
    <w:pPr>
      <w:numPr>
        <w:ilvl w:val="1"/>
      </w:numPr>
    </w:pPr>
  </w:style>
  <w:style w:type="paragraph" w:customStyle="1" w:styleId="BTSListBullet3Multi">
    <w:name w:val="BTS List Bullet 3 (Multi)"/>
    <w:basedOn w:val="BTSListBullet1Multi"/>
    <w:qFormat/>
    <w:rsid w:val="006016F0"/>
    <w:pPr>
      <w:numPr>
        <w:ilvl w:val="2"/>
      </w:numPr>
    </w:pPr>
  </w:style>
  <w:style w:type="paragraph" w:customStyle="1" w:styleId="BTSListBullet4Multi">
    <w:name w:val="BTS List Bullet 4 (Multi)"/>
    <w:basedOn w:val="BTSListBullet1Multi"/>
    <w:qFormat/>
    <w:rsid w:val="006016F0"/>
    <w:pPr>
      <w:numPr>
        <w:ilvl w:val="3"/>
      </w:numPr>
    </w:pPr>
  </w:style>
  <w:style w:type="character" w:customStyle="1" w:styleId="BTSHyperlink">
    <w:name w:val="BTS Hyperlink"/>
    <w:basedOn w:val="DefaultParagraphFont"/>
    <w:uiPriority w:val="1"/>
    <w:qFormat/>
    <w:rsid w:val="003E7957"/>
    <w:rPr>
      <w:color w:val="3838FF"/>
      <w:u w:val="single"/>
    </w:rPr>
  </w:style>
  <w:style w:type="character" w:customStyle="1" w:styleId="Heading5Char">
    <w:name w:val="Heading 5 Char"/>
    <w:basedOn w:val="DefaultParagraphFont"/>
    <w:link w:val="Heading5"/>
    <w:uiPriority w:val="9"/>
    <w:rsid w:val="005873F4"/>
    <w:rPr>
      <w:rFonts w:ascii="Arial" w:hAnsi="Arial"/>
      <w:i/>
    </w:rPr>
  </w:style>
  <w:style w:type="paragraph" w:customStyle="1" w:styleId="BTSHeading4Multi">
    <w:name w:val="BTS Heading 4 (Multi)"/>
    <w:basedOn w:val="BTSHeading4Appendix"/>
    <w:next w:val="BTSBodyText"/>
    <w:qFormat/>
    <w:rsid w:val="00D2447B"/>
    <w:pPr>
      <w:ind w:left="0"/>
    </w:pPr>
  </w:style>
  <w:style w:type="paragraph" w:customStyle="1" w:styleId="BTSHeading1Appendix">
    <w:name w:val="BTS Heading 1 Appendix"/>
    <w:basedOn w:val="Heading3"/>
    <w:next w:val="BTSBodyText"/>
    <w:qFormat/>
    <w:rsid w:val="00A96F13"/>
    <w:pPr>
      <w:keepNext/>
      <w:spacing w:before="240" w:after="240" w:line="240" w:lineRule="auto"/>
      <w:ind w:left="547" w:hanging="547"/>
    </w:pPr>
  </w:style>
  <w:style w:type="paragraph" w:customStyle="1" w:styleId="BTSReference">
    <w:name w:val="BTS Reference"/>
    <w:basedOn w:val="BTSBodyText"/>
    <w:qFormat/>
    <w:rsid w:val="008D0A49"/>
    <w:pPr>
      <w:keepLines/>
      <w:ind w:left="720" w:hanging="720"/>
    </w:pPr>
  </w:style>
  <w:style w:type="character" w:styleId="Mention">
    <w:name w:val="Mention"/>
    <w:basedOn w:val="DefaultParagraphFont"/>
    <w:uiPriority w:val="99"/>
    <w:unhideWhenUsed/>
    <w:rsid w:val="00A90DDB"/>
    <w:rPr>
      <w:color w:val="2B579A"/>
      <w:shd w:val="clear" w:color="auto" w:fill="E1DFDD"/>
    </w:rPr>
  </w:style>
  <w:style w:type="table" w:customStyle="1" w:styleId="BTSTextualTable">
    <w:name w:val="BTS Textual Table"/>
    <w:basedOn w:val="TableNormal"/>
    <w:uiPriority w:val="99"/>
    <w:rsid w:val="00D94904"/>
    <w:pPr>
      <w:spacing w:after="0" w:line="240" w:lineRule="auto"/>
    </w:pPr>
    <w:rPr>
      <w:rFonts w:ascii="Arial" w:hAnsi="Arial"/>
      <w:sz w:val="20"/>
    </w:rPr>
    <w:tblPr>
      <w:tblStyleRowBandSize w:val="1"/>
      <w:tblStyleColBandSize w:val="1"/>
      <w:tblBorders>
        <w:top w:val="single" w:sz="4" w:space="0" w:color="auto"/>
        <w:bottom w:val="single" w:sz="4" w:space="0" w:color="auto"/>
        <w:insideH w:val="single" w:sz="4" w:space="0" w:color="auto"/>
      </w:tblBorders>
    </w:tblPr>
    <w:trPr>
      <w:cantSplit/>
    </w:trPr>
    <w:tblStylePr w:type="firstRow">
      <w:pPr>
        <w:jc w:val="center"/>
      </w:pPr>
      <w:rPr>
        <w:rFonts w:ascii="Arial" w:hAnsi="Arial"/>
        <w:b w:val="0"/>
        <w:sz w:val="18"/>
      </w:rPr>
      <w:tblPr/>
      <w:tcPr>
        <w:shd w:val="clear" w:color="auto" w:fill="328085"/>
        <w:vAlign w:val="bottom"/>
      </w:tcPr>
    </w:tblStylePr>
    <w:tblStylePr w:type="firstCol">
      <w:rPr>
        <w:rFonts w:ascii="Arial" w:hAnsi="Arial"/>
        <w:sz w:val="20"/>
      </w:rPr>
      <w:tblPr/>
      <w:tcPr>
        <w:shd w:val="clear" w:color="auto" w:fill="DBDBDB"/>
      </w:tcPr>
    </w:tblStylePr>
  </w:style>
  <w:style w:type="table" w:styleId="ListTable3-Accent5">
    <w:name w:val="List Table 3 Accent 5"/>
    <w:basedOn w:val="TableNormal"/>
    <w:uiPriority w:val="48"/>
    <w:rsid w:val="001742B0"/>
    <w:pPr>
      <w:spacing w:after="0" w:line="240" w:lineRule="auto"/>
    </w:pPr>
    <w:tblPr>
      <w:tblStyleRowBandSize w:val="1"/>
      <w:tblStyleColBandSize w:val="1"/>
      <w:tblBorders>
        <w:top w:val="single" w:sz="4" w:space="0" w:color="B2A8A2" w:themeColor="accent5"/>
        <w:left w:val="single" w:sz="4" w:space="0" w:color="B2A8A2" w:themeColor="accent5"/>
        <w:bottom w:val="single" w:sz="4" w:space="0" w:color="B2A8A2" w:themeColor="accent5"/>
        <w:right w:val="single" w:sz="4" w:space="0" w:color="B2A8A2" w:themeColor="accent5"/>
      </w:tblBorders>
    </w:tblPr>
    <w:tblStylePr w:type="firstRow">
      <w:rPr>
        <w:b/>
        <w:bCs/>
        <w:color w:val="FFFFFF" w:themeColor="background1"/>
      </w:rPr>
      <w:tblPr/>
      <w:tcPr>
        <w:shd w:val="clear" w:color="auto" w:fill="B2A8A2" w:themeFill="accent5"/>
      </w:tcPr>
    </w:tblStylePr>
    <w:tblStylePr w:type="lastRow">
      <w:rPr>
        <w:b/>
        <w:bCs/>
      </w:rPr>
      <w:tblPr/>
      <w:tcPr>
        <w:tcBorders>
          <w:top w:val="double" w:sz="4" w:space="0" w:color="B2A8A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A8A2" w:themeColor="accent5"/>
          <w:right w:val="single" w:sz="4" w:space="0" w:color="B2A8A2" w:themeColor="accent5"/>
        </w:tcBorders>
      </w:tcPr>
    </w:tblStylePr>
    <w:tblStylePr w:type="band1Horz">
      <w:tblPr/>
      <w:tcPr>
        <w:tcBorders>
          <w:top w:val="single" w:sz="4" w:space="0" w:color="B2A8A2" w:themeColor="accent5"/>
          <w:bottom w:val="single" w:sz="4" w:space="0" w:color="B2A8A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A8A2" w:themeColor="accent5"/>
          <w:left w:val="nil"/>
        </w:tcBorders>
      </w:tcPr>
    </w:tblStylePr>
    <w:tblStylePr w:type="swCell">
      <w:tblPr/>
      <w:tcPr>
        <w:tcBorders>
          <w:top w:val="double" w:sz="4" w:space="0" w:color="B2A8A2" w:themeColor="accent5"/>
          <w:right w:val="nil"/>
        </w:tcBorders>
      </w:tcPr>
    </w:tblStylePr>
  </w:style>
  <w:style w:type="table" w:styleId="ListTable3-Accent6">
    <w:name w:val="List Table 3 Accent 6"/>
    <w:basedOn w:val="TableNormal"/>
    <w:uiPriority w:val="48"/>
    <w:rsid w:val="001742B0"/>
    <w:pPr>
      <w:spacing w:after="0" w:line="240" w:lineRule="auto"/>
    </w:pPr>
    <w:tblPr>
      <w:tblStyleRowBandSize w:val="1"/>
      <w:tblStyleColBandSize w:val="1"/>
      <w:tblBorders>
        <w:top w:val="single" w:sz="4" w:space="0" w:color="BA0C2F" w:themeColor="accent6"/>
        <w:left w:val="single" w:sz="4" w:space="0" w:color="BA0C2F" w:themeColor="accent6"/>
        <w:bottom w:val="single" w:sz="4" w:space="0" w:color="BA0C2F" w:themeColor="accent6"/>
        <w:right w:val="single" w:sz="4" w:space="0" w:color="BA0C2F" w:themeColor="accent6"/>
      </w:tblBorders>
    </w:tblPr>
    <w:tblStylePr w:type="firstRow">
      <w:rPr>
        <w:b/>
        <w:bCs/>
        <w:color w:val="FFFFFF" w:themeColor="background1"/>
      </w:rPr>
      <w:tblPr/>
      <w:tcPr>
        <w:shd w:val="clear" w:color="auto" w:fill="BA0C2F" w:themeFill="accent6"/>
      </w:tcPr>
    </w:tblStylePr>
    <w:tblStylePr w:type="lastRow">
      <w:rPr>
        <w:b/>
        <w:bCs/>
      </w:rPr>
      <w:tblPr/>
      <w:tcPr>
        <w:tcBorders>
          <w:top w:val="double" w:sz="4" w:space="0" w:color="BA0C2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0C2F" w:themeColor="accent6"/>
          <w:right w:val="single" w:sz="4" w:space="0" w:color="BA0C2F" w:themeColor="accent6"/>
        </w:tcBorders>
      </w:tcPr>
    </w:tblStylePr>
    <w:tblStylePr w:type="band1Horz">
      <w:tblPr/>
      <w:tcPr>
        <w:tcBorders>
          <w:top w:val="single" w:sz="4" w:space="0" w:color="BA0C2F" w:themeColor="accent6"/>
          <w:bottom w:val="single" w:sz="4" w:space="0" w:color="BA0C2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0C2F" w:themeColor="accent6"/>
          <w:left w:val="nil"/>
        </w:tcBorders>
      </w:tcPr>
    </w:tblStylePr>
    <w:tblStylePr w:type="swCell">
      <w:tblPr/>
      <w:tcPr>
        <w:tcBorders>
          <w:top w:val="double" w:sz="4" w:space="0" w:color="BA0C2F" w:themeColor="accent6"/>
          <w:right w:val="nil"/>
        </w:tcBorders>
      </w:tcPr>
    </w:tblStylePr>
  </w:style>
  <w:style w:type="table" w:styleId="ListTable4-Accent1">
    <w:name w:val="List Table 4 Accent 1"/>
    <w:basedOn w:val="TableNormal"/>
    <w:uiPriority w:val="49"/>
    <w:rsid w:val="001742B0"/>
    <w:pPr>
      <w:spacing w:after="0" w:line="240" w:lineRule="auto"/>
    </w:pPr>
    <w:tblPr>
      <w:tblStyleRowBandSize w:val="1"/>
      <w:tblStyleColBandSize w:val="1"/>
      <w:tblBorders>
        <w:top w:val="single" w:sz="4" w:space="0" w:color="1CFFF0" w:themeColor="accent1" w:themeTint="99"/>
        <w:left w:val="single" w:sz="4" w:space="0" w:color="1CFFF0" w:themeColor="accent1" w:themeTint="99"/>
        <w:bottom w:val="single" w:sz="4" w:space="0" w:color="1CFFF0" w:themeColor="accent1" w:themeTint="99"/>
        <w:right w:val="single" w:sz="4" w:space="0" w:color="1CFFF0" w:themeColor="accent1" w:themeTint="99"/>
        <w:insideH w:val="single" w:sz="4" w:space="0" w:color="1CFFF0" w:themeColor="accent1" w:themeTint="99"/>
      </w:tblBorders>
    </w:tblPr>
    <w:tblStylePr w:type="firstRow">
      <w:rPr>
        <w:b/>
        <w:bCs/>
        <w:color w:val="FFFFFF" w:themeColor="background1"/>
      </w:rPr>
      <w:tblPr/>
      <w:tcPr>
        <w:tcBorders>
          <w:top w:val="single" w:sz="4" w:space="0" w:color="00857D" w:themeColor="accent1"/>
          <w:left w:val="single" w:sz="4" w:space="0" w:color="00857D" w:themeColor="accent1"/>
          <w:bottom w:val="single" w:sz="4" w:space="0" w:color="00857D" w:themeColor="accent1"/>
          <w:right w:val="single" w:sz="4" w:space="0" w:color="00857D" w:themeColor="accent1"/>
          <w:insideH w:val="nil"/>
        </w:tcBorders>
        <w:shd w:val="clear" w:color="auto" w:fill="00857D" w:themeFill="accent1"/>
      </w:tcPr>
    </w:tblStylePr>
    <w:tblStylePr w:type="lastRow">
      <w:rPr>
        <w:b/>
        <w:bCs/>
      </w:rPr>
      <w:tblPr/>
      <w:tcPr>
        <w:tcBorders>
          <w:top w:val="double" w:sz="4" w:space="0" w:color="1CFFF0" w:themeColor="accent1" w:themeTint="99"/>
        </w:tcBorders>
      </w:tcPr>
    </w:tblStylePr>
    <w:tblStylePr w:type="firstCol">
      <w:rPr>
        <w:b/>
        <w:bCs/>
      </w:rPr>
    </w:tblStylePr>
    <w:tblStylePr w:type="lastCol">
      <w:rPr>
        <w:b/>
        <w:bCs/>
      </w:rPr>
    </w:tblStylePr>
    <w:tblStylePr w:type="band1Vert">
      <w:tblPr/>
      <w:tcPr>
        <w:shd w:val="clear" w:color="auto" w:fill="B3FFFA" w:themeFill="accent1" w:themeFillTint="33"/>
      </w:tcPr>
    </w:tblStylePr>
    <w:tblStylePr w:type="band1Horz">
      <w:tblPr/>
      <w:tcPr>
        <w:shd w:val="clear" w:color="auto" w:fill="B3FFFA" w:themeFill="accent1" w:themeFillTint="33"/>
      </w:tcPr>
    </w:tblStylePr>
  </w:style>
  <w:style w:type="table" w:styleId="ListTable4-Accent2">
    <w:name w:val="List Table 4 Accent 2"/>
    <w:basedOn w:val="TableNormal"/>
    <w:uiPriority w:val="49"/>
    <w:rsid w:val="001742B0"/>
    <w:pPr>
      <w:spacing w:after="0" w:line="240" w:lineRule="auto"/>
    </w:pPr>
    <w:tblPr>
      <w:tblStyleRowBandSize w:val="1"/>
      <w:tblStyleColBandSize w:val="1"/>
      <w:tblBorders>
        <w:top w:val="single" w:sz="4" w:space="0" w:color="FFDA61" w:themeColor="accent2" w:themeTint="99"/>
        <w:left w:val="single" w:sz="4" w:space="0" w:color="FFDA61" w:themeColor="accent2" w:themeTint="99"/>
        <w:bottom w:val="single" w:sz="4" w:space="0" w:color="FFDA61" w:themeColor="accent2" w:themeTint="99"/>
        <w:right w:val="single" w:sz="4" w:space="0" w:color="FFDA61" w:themeColor="accent2" w:themeTint="99"/>
        <w:insideH w:val="single" w:sz="4" w:space="0" w:color="FFDA61" w:themeColor="accent2" w:themeTint="99"/>
      </w:tblBorders>
    </w:tblPr>
    <w:tblStylePr w:type="firstRow">
      <w:rPr>
        <w:b/>
        <w:bCs/>
        <w:color w:val="FFFFFF" w:themeColor="background1"/>
      </w:rPr>
      <w:tblPr/>
      <w:tcPr>
        <w:tcBorders>
          <w:top w:val="single" w:sz="4" w:space="0" w:color="F7BE00" w:themeColor="accent2"/>
          <w:left w:val="single" w:sz="4" w:space="0" w:color="F7BE00" w:themeColor="accent2"/>
          <w:bottom w:val="single" w:sz="4" w:space="0" w:color="F7BE00" w:themeColor="accent2"/>
          <w:right w:val="single" w:sz="4" w:space="0" w:color="F7BE00" w:themeColor="accent2"/>
          <w:insideH w:val="nil"/>
        </w:tcBorders>
        <w:shd w:val="clear" w:color="auto" w:fill="F7BE00" w:themeFill="accent2"/>
      </w:tcPr>
    </w:tblStylePr>
    <w:tblStylePr w:type="lastRow">
      <w:rPr>
        <w:b/>
        <w:bCs/>
      </w:rPr>
      <w:tblPr/>
      <w:tcPr>
        <w:tcBorders>
          <w:top w:val="double" w:sz="4" w:space="0" w:color="FFDA61" w:themeColor="accent2" w:themeTint="99"/>
        </w:tcBorders>
      </w:tcPr>
    </w:tblStylePr>
    <w:tblStylePr w:type="firstCol">
      <w:rPr>
        <w:b/>
        <w:bCs/>
      </w:rPr>
    </w:tblStylePr>
    <w:tblStylePr w:type="lastCol">
      <w:rPr>
        <w:b/>
        <w:bCs/>
      </w:rPr>
    </w:tblStylePr>
    <w:tblStylePr w:type="band1Vert">
      <w:tblPr/>
      <w:tcPr>
        <w:shd w:val="clear" w:color="auto" w:fill="FFF2CA" w:themeFill="accent2" w:themeFillTint="33"/>
      </w:tcPr>
    </w:tblStylePr>
    <w:tblStylePr w:type="band1Horz">
      <w:tblPr/>
      <w:tcPr>
        <w:shd w:val="clear" w:color="auto" w:fill="FFF2CA" w:themeFill="accent2" w:themeFillTint="33"/>
      </w:tcPr>
    </w:tblStylePr>
  </w:style>
  <w:style w:type="table" w:styleId="ListTable4-Accent4">
    <w:name w:val="List Table 4 Accent 4"/>
    <w:basedOn w:val="TableNormal"/>
    <w:uiPriority w:val="49"/>
    <w:rsid w:val="001742B0"/>
    <w:pPr>
      <w:spacing w:after="0" w:line="240" w:lineRule="auto"/>
    </w:pPr>
    <w:tblPr>
      <w:tblStyleRowBandSize w:val="1"/>
      <w:tblStyleColBandSize w:val="1"/>
      <w:tblBorders>
        <w:top w:val="single" w:sz="4" w:space="0" w:color="1E6DFF" w:themeColor="accent4" w:themeTint="99"/>
        <w:left w:val="single" w:sz="4" w:space="0" w:color="1E6DFF" w:themeColor="accent4" w:themeTint="99"/>
        <w:bottom w:val="single" w:sz="4" w:space="0" w:color="1E6DFF" w:themeColor="accent4" w:themeTint="99"/>
        <w:right w:val="single" w:sz="4" w:space="0" w:color="1E6DFF" w:themeColor="accent4" w:themeTint="99"/>
        <w:insideH w:val="single" w:sz="4" w:space="0" w:color="1E6DFF" w:themeColor="accent4" w:themeTint="99"/>
      </w:tblBorders>
    </w:tblPr>
    <w:tblStylePr w:type="firstRow">
      <w:rPr>
        <w:b/>
        <w:bCs/>
        <w:color w:val="FFFFFF" w:themeColor="background1"/>
      </w:rPr>
      <w:tblPr/>
      <w:tcPr>
        <w:tcBorders>
          <w:top w:val="single" w:sz="4" w:space="0" w:color="003087" w:themeColor="accent4"/>
          <w:left w:val="single" w:sz="4" w:space="0" w:color="003087" w:themeColor="accent4"/>
          <w:bottom w:val="single" w:sz="4" w:space="0" w:color="003087" w:themeColor="accent4"/>
          <w:right w:val="single" w:sz="4" w:space="0" w:color="003087" w:themeColor="accent4"/>
          <w:insideH w:val="nil"/>
        </w:tcBorders>
        <w:shd w:val="clear" w:color="auto" w:fill="003087" w:themeFill="accent4"/>
      </w:tcPr>
    </w:tblStylePr>
    <w:tblStylePr w:type="lastRow">
      <w:rPr>
        <w:b/>
        <w:bCs/>
      </w:rPr>
      <w:tblPr/>
      <w:tcPr>
        <w:tcBorders>
          <w:top w:val="double" w:sz="4" w:space="0" w:color="1E6DFF" w:themeColor="accent4" w:themeTint="99"/>
        </w:tcBorders>
      </w:tcPr>
    </w:tblStylePr>
    <w:tblStylePr w:type="firstCol">
      <w:rPr>
        <w:b/>
        <w:bCs/>
      </w:rPr>
    </w:tblStylePr>
    <w:tblStylePr w:type="lastCol">
      <w:rPr>
        <w:b/>
        <w:bCs/>
      </w:rPr>
    </w:tblStylePr>
    <w:tblStylePr w:type="band1Vert">
      <w:tblPr/>
      <w:tcPr>
        <w:shd w:val="clear" w:color="auto" w:fill="B4CEFF" w:themeFill="accent4" w:themeFillTint="33"/>
      </w:tcPr>
    </w:tblStylePr>
    <w:tblStylePr w:type="band1Horz">
      <w:tblPr/>
      <w:tcPr>
        <w:shd w:val="clear" w:color="auto" w:fill="B4CEFF" w:themeFill="accent4" w:themeFillTint="33"/>
      </w:tcPr>
    </w:tblStylePr>
  </w:style>
  <w:style w:type="table" w:styleId="ListTable4-Accent5">
    <w:name w:val="List Table 4 Accent 5"/>
    <w:basedOn w:val="TableNormal"/>
    <w:uiPriority w:val="49"/>
    <w:rsid w:val="001742B0"/>
    <w:pPr>
      <w:spacing w:after="0" w:line="240" w:lineRule="auto"/>
    </w:pPr>
    <w:tblPr>
      <w:tblStyleRowBandSize w:val="1"/>
      <w:tblStyleColBandSize w:val="1"/>
      <w:tblBorders>
        <w:top w:val="single" w:sz="4" w:space="0" w:color="D0CAC7" w:themeColor="accent5" w:themeTint="99"/>
        <w:left w:val="single" w:sz="4" w:space="0" w:color="D0CAC7" w:themeColor="accent5" w:themeTint="99"/>
        <w:bottom w:val="single" w:sz="4" w:space="0" w:color="D0CAC7" w:themeColor="accent5" w:themeTint="99"/>
        <w:right w:val="single" w:sz="4" w:space="0" w:color="D0CAC7" w:themeColor="accent5" w:themeTint="99"/>
        <w:insideH w:val="single" w:sz="4" w:space="0" w:color="D0CAC7" w:themeColor="accent5" w:themeTint="99"/>
      </w:tblBorders>
    </w:tblPr>
    <w:tblStylePr w:type="firstRow">
      <w:rPr>
        <w:b/>
        <w:bCs/>
        <w:color w:val="FFFFFF" w:themeColor="background1"/>
      </w:rPr>
      <w:tblPr/>
      <w:tcPr>
        <w:tcBorders>
          <w:top w:val="single" w:sz="4" w:space="0" w:color="B2A8A2" w:themeColor="accent5"/>
          <w:left w:val="single" w:sz="4" w:space="0" w:color="B2A8A2" w:themeColor="accent5"/>
          <w:bottom w:val="single" w:sz="4" w:space="0" w:color="B2A8A2" w:themeColor="accent5"/>
          <w:right w:val="single" w:sz="4" w:space="0" w:color="B2A8A2" w:themeColor="accent5"/>
          <w:insideH w:val="nil"/>
        </w:tcBorders>
        <w:shd w:val="clear" w:color="auto" w:fill="B2A8A2" w:themeFill="accent5"/>
      </w:tcPr>
    </w:tblStylePr>
    <w:tblStylePr w:type="lastRow">
      <w:rPr>
        <w:b/>
        <w:bCs/>
      </w:rPr>
      <w:tblPr/>
      <w:tcPr>
        <w:tcBorders>
          <w:top w:val="double" w:sz="4" w:space="0" w:color="D0CAC7" w:themeColor="accent5" w:themeTint="99"/>
        </w:tcBorders>
      </w:tcPr>
    </w:tblStylePr>
    <w:tblStylePr w:type="firstCol">
      <w:rPr>
        <w:b/>
        <w:bCs/>
      </w:rPr>
    </w:tblStylePr>
    <w:tblStylePr w:type="lastCol">
      <w:rPr>
        <w:b/>
        <w:bCs/>
      </w:rPr>
    </w:tblStylePr>
    <w:tblStylePr w:type="band1Vert">
      <w:tblPr/>
      <w:tcPr>
        <w:shd w:val="clear" w:color="auto" w:fill="EFEDEC" w:themeFill="accent5" w:themeFillTint="33"/>
      </w:tcPr>
    </w:tblStylePr>
    <w:tblStylePr w:type="band1Horz">
      <w:tblPr/>
      <w:tcPr>
        <w:shd w:val="clear" w:color="auto" w:fill="EFEDEC" w:themeFill="accent5" w:themeFillTint="33"/>
      </w:tcPr>
    </w:tblStylePr>
  </w:style>
  <w:style w:type="table" w:styleId="GridTable1Light">
    <w:name w:val="Grid Table 1 Light"/>
    <w:basedOn w:val="TableNormal"/>
    <w:uiPriority w:val="46"/>
    <w:rsid w:val="00CF35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TSHeading2Appendix">
    <w:name w:val="BTS Heading 2 Appendix"/>
    <w:basedOn w:val="Heading4"/>
    <w:next w:val="BTSBodyText"/>
    <w:qFormat/>
    <w:rsid w:val="00D40D00"/>
    <w:pPr>
      <w:numPr>
        <w:ilvl w:val="0"/>
      </w:numPr>
      <w:spacing w:before="240" w:after="240"/>
    </w:pPr>
  </w:style>
  <w:style w:type="numbering" w:customStyle="1" w:styleId="Bulleted">
    <w:name w:val="Bulleted"/>
    <w:basedOn w:val="NoList"/>
    <w:rsid w:val="009401E9"/>
    <w:pPr>
      <w:numPr>
        <w:numId w:val="5"/>
      </w:numPr>
    </w:pPr>
  </w:style>
  <w:style w:type="paragraph" w:customStyle="1" w:styleId="BTSListNumber3Multi">
    <w:name w:val="BTS List Number 3 (Multi)"/>
    <w:basedOn w:val="BTSListNumber1Multi"/>
    <w:qFormat/>
    <w:rsid w:val="00FC792D"/>
    <w:pPr>
      <w:numPr>
        <w:ilvl w:val="2"/>
      </w:numPr>
    </w:pPr>
  </w:style>
  <w:style w:type="paragraph" w:customStyle="1" w:styleId="BTSTableBodyC">
    <w:name w:val="BTS Table Body C"/>
    <w:basedOn w:val="BTSTableBodyL"/>
    <w:qFormat/>
    <w:rsid w:val="003A468C"/>
    <w:pPr>
      <w:jc w:val="center"/>
    </w:pPr>
  </w:style>
  <w:style w:type="table" w:customStyle="1" w:styleId="BTSDataTable">
    <w:name w:val="BTS Data Table"/>
    <w:basedOn w:val="TableNormal"/>
    <w:uiPriority w:val="99"/>
    <w:rsid w:val="00D21F86"/>
    <w:pPr>
      <w:spacing w:after="0" w:line="240" w:lineRule="auto"/>
      <w:jc w:val="right"/>
    </w:pPr>
    <w:tblPr>
      <w:tblStyleRowBandSize w:val="1"/>
      <w:tblBorders>
        <w:top w:val="single" w:sz="4" w:space="0" w:color="auto"/>
        <w:bottom w:val="single" w:sz="4" w:space="0" w:color="auto"/>
        <w:insideH w:val="single" w:sz="4" w:space="0" w:color="auto"/>
      </w:tblBorders>
    </w:tblPr>
    <w:trPr>
      <w:cantSplit/>
    </w:trPr>
    <w:tblStylePr w:type="firstRow">
      <w:pPr>
        <w:jc w:val="center"/>
      </w:pPr>
      <w:rPr>
        <w:rFonts w:ascii="Arial" w:hAnsi="Arial"/>
        <w:b/>
        <w:color w:val="FFFFFF" w:themeColor="background1"/>
        <w:sz w:val="18"/>
      </w:rPr>
      <w:tblPr>
        <w:jc w:val="center"/>
      </w:tblPr>
      <w:trPr>
        <w:tblHeader/>
        <w:jc w:val="center"/>
      </w:trPr>
      <w:tcPr>
        <w:shd w:val="clear" w:color="auto" w:fill="003087" w:themeFill="accent4"/>
        <w:vAlign w:val="bottom"/>
      </w:tcPr>
    </w:tblStylePr>
    <w:tblStylePr w:type="firstCol">
      <w:pPr>
        <w:jc w:val="left"/>
      </w:pPr>
      <w:tblPr/>
      <w:tcPr>
        <w:shd w:val="clear" w:color="auto" w:fill="DBDBDB"/>
      </w:tcPr>
    </w:tblStylePr>
    <w:tblStylePr w:type="band1Horz">
      <w:pPr>
        <w:jc w:val="right"/>
      </w:pPr>
    </w:tblStylePr>
    <w:tblStylePr w:type="band2Horz">
      <w:pPr>
        <w:jc w:val="right"/>
      </w:pPr>
    </w:tblStylePr>
  </w:style>
  <w:style w:type="paragraph" w:customStyle="1" w:styleId="BTSListNumber2Multi">
    <w:name w:val="BTS List Number 2 (Multi)"/>
    <w:basedOn w:val="BTSListNumber1Multi"/>
    <w:qFormat/>
    <w:rsid w:val="00F269D7"/>
    <w:pPr>
      <w:numPr>
        <w:ilvl w:val="1"/>
      </w:numPr>
    </w:pPr>
  </w:style>
  <w:style w:type="character" w:customStyle="1" w:styleId="cf01">
    <w:name w:val="cf01"/>
    <w:basedOn w:val="DefaultParagraphFont"/>
    <w:rsid w:val="00754F7C"/>
    <w:rPr>
      <w:rFonts w:ascii="Segoe UI" w:hAnsi="Segoe UI" w:cs="Segoe UI" w:hint="default"/>
      <w:sz w:val="18"/>
      <w:szCs w:val="18"/>
    </w:rPr>
  </w:style>
  <w:style w:type="paragraph" w:customStyle="1" w:styleId="XXX">
    <w:name w:val="XXX"/>
    <w:basedOn w:val="BTSFigure"/>
    <w:rsid w:val="00F62C66"/>
    <w:pPr>
      <w:spacing w:after="240"/>
      <w:jc w:val="left"/>
    </w:pPr>
    <w:rPr>
      <w:sz w:val="16"/>
    </w:rPr>
  </w:style>
  <w:style w:type="paragraph" w:customStyle="1" w:styleId="BTSTableBodyR">
    <w:name w:val="BTS Table Body R"/>
    <w:basedOn w:val="BTSTableBodyL"/>
    <w:qFormat/>
    <w:rsid w:val="003A468C"/>
    <w:pPr>
      <w:jc w:val="right"/>
    </w:pPr>
  </w:style>
  <w:style w:type="paragraph" w:customStyle="1" w:styleId="Pa2">
    <w:name w:val="Pa2"/>
    <w:basedOn w:val="Normal"/>
    <w:next w:val="Normal"/>
    <w:uiPriority w:val="99"/>
    <w:rsid w:val="0005731D"/>
    <w:pPr>
      <w:autoSpaceDE w:val="0"/>
      <w:autoSpaceDN w:val="0"/>
      <w:adjustRightInd w:val="0"/>
      <w:spacing w:after="0" w:line="211" w:lineRule="atLeast"/>
    </w:pPr>
    <w:rPr>
      <w:rFonts w:ascii="Arial" w:hAnsi="Arial" w:cs="Arial"/>
      <w:sz w:val="24"/>
      <w:szCs w:val="24"/>
    </w:rPr>
  </w:style>
  <w:style w:type="character" w:customStyle="1" w:styleId="A3">
    <w:name w:val="A3"/>
    <w:uiPriority w:val="99"/>
    <w:rsid w:val="0005731D"/>
    <w:rPr>
      <w:color w:val="243980"/>
      <w:sz w:val="21"/>
      <w:szCs w:val="21"/>
      <w:u w:val="single"/>
    </w:rPr>
  </w:style>
  <w:style w:type="paragraph" w:customStyle="1" w:styleId="BTSCaptionSubcaption">
    <w:name w:val="BTS Caption Subcaption"/>
    <w:basedOn w:val="BTSFigure"/>
    <w:next w:val="BTSFigure"/>
    <w:qFormat/>
    <w:rsid w:val="00094C54"/>
    <w:pPr>
      <w:spacing w:before="120" w:after="120"/>
    </w:pPr>
    <w:rPr>
      <w:b/>
      <w:bCs/>
      <w:szCs w:val="16"/>
    </w:rPr>
  </w:style>
  <w:style w:type="paragraph" w:styleId="TOC4">
    <w:name w:val="toc 4"/>
    <w:basedOn w:val="Normal"/>
    <w:next w:val="Normal"/>
    <w:autoRedefine/>
    <w:uiPriority w:val="39"/>
    <w:unhideWhenUsed/>
    <w:rsid w:val="00C01C31"/>
    <w:pPr>
      <w:tabs>
        <w:tab w:val="left" w:pos="1680"/>
        <w:tab w:val="left" w:pos="2353"/>
        <w:tab w:val="right" w:leader="dot" w:pos="9350"/>
      </w:tabs>
      <w:spacing w:after="0" w:line="240" w:lineRule="auto"/>
      <w:ind w:left="2246" w:hanging="806"/>
    </w:pPr>
    <w:rPr>
      <w:rFonts w:ascii="Arial" w:hAnsi="Arial" w:cs="Arial"/>
      <w:i/>
      <w:noProof/>
      <w:kern w:val="2"/>
      <w14:ligatures w14:val="standardContextual"/>
    </w:rPr>
  </w:style>
  <w:style w:type="paragraph" w:styleId="TOC5">
    <w:name w:val="toc 5"/>
    <w:basedOn w:val="Normal"/>
    <w:next w:val="Normal"/>
    <w:autoRedefine/>
    <w:uiPriority w:val="39"/>
    <w:unhideWhenUsed/>
    <w:rsid w:val="0083107C"/>
    <w:pPr>
      <w:spacing w:after="100" w:line="240" w:lineRule="auto"/>
      <w:ind w:left="960"/>
    </w:pPr>
    <w:rPr>
      <w:kern w:val="2"/>
      <w:sz w:val="24"/>
      <w:szCs w:val="24"/>
      <w14:ligatures w14:val="standardContextual"/>
    </w:rPr>
  </w:style>
  <w:style w:type="paragraph" w:styleId="TOC6">
    <w:name w:val="toc 6"/>
    <w:basedOn w:val="Normal"/>
    <w:next w:val="Normal"/>
    <w:autoRedefine/>
    <w:uiPriority w:val="39"/>
    <w:unhideWhenUsed/>
    <w:rsid w:val="0083107C"/>
    <w:pPr>
      <w:spacing w:after="100" w:line="240" w:lineRule="auto"/>
      <w:ind w:left="1200"/>
    </w:pPr>
    <w:rPr>
      <w:kern w:val="2"/>
      <w:sz w:val="24"/>
      <w:szCs w:val="24"/>
      <w14:ligatures w14:val="standardContextual"/>
    </w:rPr>
  </w:style>
  <w:style w:type="paragraph" w:styleId="TOC7">
    <w:name w:val="toc 7"/>
    <w:basedOn w:val="Normal"/>
    <w:next w:val="Normal"/>
    <w:autoRedefine/>
    <w:uiPriority w:val="39"/>
    <w:unhideWhenUsed/>
    <w:rsid w:val="0083107C"/>
    <w:pPr>
      <w:spacing w:after="100" w:line="240" w:lineRule="auto"/>
      <w:ind w:left="1440"/>
    </w:pPr>
    <w:rPr>
      <w:kern w:val="2"/>
      <w:sz w:val="24"/>
      <w:szCs w:val="24"/>
      <w14:ligatures w14:val="standardContextual"/>
    </w:rPr>
  </w:style>
  <w:style w:type="paragraph" w:styleId="TOC8">
    <w:name w:val="toc 8"/>
    <w:basedOn w:val="Normal"/>
    <w:next w:val="Normal"/>
    <w:autoRedefine/>
    <w:uiPriority w:val="39"/>
    <w:unhideWhenUsed/>
    <w:rsid w:val="0083107C"/>
    <w:pPr>
      <w:spacing w:after="100" w:line="240" w:lineRule="auto"/>
      <w:ind w:left="1680"/>
    </w:pPr>
    <w:rPr>
      <w:kern w:val="2"/>
      <w:sz w:val="24"/>
      <w:szCs w:val="24"/>
      <w14:ligatures w14:val="standardContextual"/>
    </w:rPr>
  </w:style>
  <w:style w:type="paragraph" w:styleId="TOC9">
    <w:name w:val="toc 9"/>
    <w:basedOn w:val="Normal"/>
    <w:next w:val="Normal"/>
    <w:autoRedefine/>
    <w:uiPriority w:val="39"/>
    <w:unhideWhenUsed/>
    <w:rsid w:val="0083107C"/>
    <w:pPr>
      <w:spacing w:after="100" w:line="240" w:lineRule="auto"/>
      <w:ind w:left="1920"/>
    </w:pPr>
    <w:rPr>
      <w:kern w:val="2"/>
      <w:sz w:val="24"/>
      <w:szCs w:val="24"/>
      <w14:ligatures w14:val="standardContextual"/>
    </w:rPr>
  </w:style>
  <w:style w:type="character" w:customStyle="1" w:styleId="editor">
    <w:name w:val="editor"/>
    <w:basedOn w:val="DefaultParagraphFont"/>
    <w:rsid w:val="00AC3AC7"/>
  </w:style>
  <w:style w:type="character" w:customStyle="1" w:styleId="place">
    <w:name w:val="place"/>
    <w:basedOn w:val="DefaultParagraphFont"/>
    <w:rsid w:val="00AC3AC7"/>
  </w:style>
  <w:style w:type="character" w:customStyle="1" w:styleId="publisher">
    <w:name w:val="publisher"/>
    <w:basedOn w:val="DefaultParagraphFont"/>
    <w:rsid w:val="00AC3AC7"/>
  </w:style>
  <w:style w:type="character" w:customStyle="1" w:styleId="year">
    <w:name w:val="year"/>
    <w:basedOn w:val="DefaultParagraphFont"/>
    <w:rsid w:val="00AC3AC7"/>
  </w:style>
  <w:style w:type="paragraph" w:customStyle="1" w:styleId="TableParagraph">
    <w:name w:val="Table Paragraph"/>
    <w:basedOn w:val="Normal"/>
    <w:uiPriority w:val="1"/>
    <w:qFormat/>
    <w:rsid w:val="00E35BEC"/>
    <w:pPr>
      <w:widowControl w:val="0"/>
      <w:spacing w:after="0" w:line="240" w:lineRule="auto"/>
    </w:pPr>
  </w:style>
  <w:style w:type="paragraph" w:customStyle="1" w:styleId="paragraph">
    <w:name w:val="paragraph"/>
    <w:basedOn w:val="Normal"/>
    <w:rsid w:val="00600D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00DE1"/>
  </w:style>
  <w:style w:type="character" w:customStyle="1" w:styleId="eop">
    <w:name w:val="eop"/>
    <w:basedOn w:val="DefaultParagraphFont"/>
    <w:rsid w:val="00600DE1"/>
  </w:style>
  <w:style w:type="character" w:customStyle="1" w:styleId="tabchar">
    <w:name w:val="tabchar"/>
    <w:basedOn w:val="DefaultParagraphFont"/>
    <w:rsid w:val="00600DE1"/>
  </w:style>
  <w:style w:type="character" w:customStyle="1" w:styleId="scxw102019459">
    <w:name w:val="scxw102019459"/>
    <w:basedOn w:val="DefaultParagraphFont"/>
    <w:rsid w:val="00600DE1"/>
  </w:style>
  <w:style w:type="character" w:customStyle="1" w:styleId="Heading7Char">
    <w:name w:val="Heading 7 Char"/>
    <w:basedOn w:val="DefaultParagraphFont"/>
    <w:link w:val="Heading7"/>
    <w:uiPriority w:val="9"/>
    <w:semiHidden/>
    <w:rsid w:val="00631F07"/>
    <w:rPr>
      <w:rFonts w:asciiTheme="majorHAnsi" w:eastAsiaTheme="majorEastAsia" w:hAnsiTheme="majorHAnsi" w:cstheme="majorBidi"/>
      <w:i/>
      <w:iCs/>
      <w:color w:val="00423D" w:themeColor="accent1" w:themeShade="7F"/>
    </w:rPr>
  </w:style>
  <w:style w:type="paragraph" w:customStyle="1" w:styleId="BTSHighlightBox">
    <w:name w:val="BTS Highlight Box"/>
    <w:basedOn w:val="BTSBodyText"/>
    <w:qFormat/>
    <w:rsid w:val="007D5AF7"/>
    <w:pPr>
      <w:pBdr>
        <w:top w:val="single" w:sz="18" w:space="4" w:color="003087" w:themeColor="accent4"/>
        <w:left w:val="single" w:sz="18" w:space="4" w:color="003087" w:themeColor="accent4"/>
        <w:bottom w:val="single" w:sz="18" w:space="4" w:color="003087" w:themeColor="accent4"/>
        <w:right w:val="single" w:sz="18" w:space="4" w:color="003087" w:themeColor="accent4"/>
      </w:pBdr>
      <w:shd w:val="clear" w:color="auto" w:fill="EFEDEC" w:themeFill="accent5" w:themeFillTint="33"/>
      <w:ind w:left="144" w:right="144"/>
    </w:pPr>
  </w:style>
  <w:style w:type="paragraph" w:customStyle="1" w:styleId="BTSTableListBullet2Multi">
    <w:name w:val="BTS Table List Bullet 2 (Multi)"/>
    <w:basedOn w:val="BTSTableListBullet1Multi"/>
    <w:qFormat/>
    <w:rsid w:val="00BA14C7"/>
    <w:pPr>
      <w:numPr>
        <w:ilvl w:val="1"/>
      </w:numPr>
    </w:pPr>
  </w:style>
  <w:style w:type="paragraph" w:customStyle="1" w:styleId="BTSTableListBullet3Multi">
    <w:name w:val="BTS Table List Bullet 3 (Multi)"/>
    <w:basedOn w:val="BTSTableListBullet1Multi"/>
    <w:qFormat/>
    <w:rsid w:val="00BA14C7"/>
    <w:pPr>
      <w:numPr>
        <w:ilvl w:val="2"/>
      </w:numPr>
    </w:pPr>
  </w:style>
  <w:style w:type="paragraph" w:customStyle="1" w:styleId="BTSHeading3Appendix">
    <w:name w:val="BTS Heading 3 Appendix"/>
    <w:basedOn w:val="Heading5"/>
    <w:next w:val="BTSBodyText"/>
    <w:qFormat/>
    <w:rsid w:val="00D40D00"/>
    <w:pPr>
      <w:spacing w:before="240" w:after="120" w:line="240" w:lineRule="auto"/>
      <w:ind w:left="0" w:firstLine="0"/>
    </w:pPr>
    <w:rPr>
      <w:b/>
      <w:bCs/>
      <w:iCs/>
    </w:rPr>
  </w:style>
  <w:style w:type="numbering" w:customStyle="1" w:styleId="CurrentList1">
    <w:name w:val="Current List1"/>
    <w:uiPriority w:val="99"/>
    <w:rsid w:val="00F33A77"/>
    <w:pPr>
      <w:numPr>
        <w:numId w:val="6"/>
      </w:numPr>
    </w:pPr>
  </w:style>
  <w:style w:type="paragraph" w:customStyle="1" w:styleId="BTSHeading4Appendix">
    <w:name w:val="BTS Heading 4 Appendix"/>
    <w:basedOn w:val="Heading6"/>
    <w:next w:val="BTSBodyText"/>
    <w:qFormat/>
    <w:rsid w:val="00E67DED"/>
    <w:pPr>
      <w:numPr>
        <w:ilvl w:val="0"/>
      </w:numPr>
      <w:spacing w:before="240" w:after="120" w:line="240" w:lineRule="auto"/>
      <w:ind w:left="792"/>
    </w:pPr>
    <w:rPr>
      <w:iCs/>
    </w:rPr>
  </w:style>
  <w:style w:type="numbering" w:customStyle="1" w:styleId="CurrentList2">
    <w:name w:val="Current List2"/>
    <w:uiPriority w:val="99"/>
    <w:rsid w:val="00F33A77"/>
    <w:pPr>
      <w:numPr>
        <w:numId w:val="7"/>
      </w:numPr>
    </w:pPr>
  </w:style>
  <w:style w:type="paragraph" w:customStyle="1" w:styleId="BTSTableListNumber1Multi">
    <w:name w:val="BTS Table List Number 1 (Multi)"/>
    <w:qFormat/>
    <w:rsid w:val="00AA4D2D"/>
    <w:pPr>
      <w:numPr>
        <w:numId w:val="8"/>
      </w:numPr>
      <w:tabs>
        <w:tab w:val="left" w:pos="288"/>
      </w:tabs>
      <w:spacing w:after="0"/>
    </w:pPr>
    <w:rPr>
      <w:rFonts w:ascii="Arial" w:hAnsi="Arial" w:cs="Arial"/>
      <w:iCs/>
      <w:sz w:val="18"/>
      <w:szCs w:val="24"/>
    </w:rPr>
  </w:style>
  <w:style w:type="paragraph" w:customStyle="1" w:styleId="BTSTableListNumber2Multi">
    <w:name w:val="BTS Table List Number 2 (Multi)"/>
    <w:basedOn w:val="BTSListNumber2Multi"/>
    <w:qFormat/>
    <w:rsid w:val="00A522C8"/>
    <w:pPr>
      <w:numPr>
        <w:numId w:val="8"/>
      </w:numPr>
      <w:tabs>
        <w:tab w:val="left" w:pos="576"/>
      </w:tabs>
    </w:pPr>
    <w:rPr>
      <w:sz w:val="18"/>
      <w:szCs w:val="18"/>
    </w:rPr>
  </w:style>
  <w:style w:type="paragraph" w:customStyle="1" w:styleId="BTSTableListNumber3Multi">
    <w:name w:val="BTS Table List Number 3 (Multi)"/>
    <w:basedOn w:val="BTSListNumber3Multi"/>
    <w:qFormat/>
    <w:rsid w:val="00A522C8"/>
    <w:pPr>
      <w:numPr>
        <w:numId w:val="8"/>
      </w:numPr>
      <w:tabs>
        <w:tab w:val="left" w:pos="864"/>
      </w:tabs>
    </w:pPr>
    <w:rPr>
      <w:sz w:val="18"/>
      <w:szCs w:val="18"/>
    </w:rPr>
  </w:style>
  <w:style w:type="table" w:customStyle="1" w:styleId="BTSTablePlain">
    <w:name w:val="BTS Table Plain"/>
    <w:basedOn w:val="TableGrid"/>
    <w:uiPriority w:val="99"/>
    <w:rsid w:val="007262C8"/>
    <w:rPr>
      <w:rFonts w:ascii="Arial" w:hAnsi="Arial"/>
      <w:sz w:val="18"/>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tblStylePr w:type="firstRow">
      <w:pPr>
        <w:wordWrap/>
        <w:jc w:val="left"/>
      </w:pPr>
      <w:rPr>
        <w:rFonts w:ascii="Arial" w:hAnsi="Arial"/>
        <w:b w:val="0"/>
        <w:color w:val="FFFFFF" w:themeColor="background1"/>
        <w:sz w:val="18"/>
      </w:rPr>
      <w:tblPr/>
      <w:trPr>
        <w:tblHeader/>
      </w:trPr>
      <w:tcPr>
        <w:shd w:val="clear" w:color="auto" w:fill="003087" w:themeFill="accent4"/>
        <w:vAlign w:val="bottom"/>
      </w:tcPr>
    </w:tblStylePr>
    <w:tblStylePr w:type="firstCol">
      <w:rPr>
        <w:rFonts w:ascii="Arial" w:hAnsi="Arial"/>
        <w:sz w:val="20"/>
      </w:rPr>
    </w:tblStylePr>
  </w:style>
  <w:style w:type="paragraph" w:styleId="BodyText">
    <w:name w:val="Body Text"/>
    <w:basedOn w:val="Normal"/>
    <w:link w:val="BodyTextChar"/>
    <w:unhideWhenUsed/>
    <w:rsid w:val="00FA79BF"/>
    <w:pPr>
      <w:spacing w:after="120"/>
    </w:pPr>
  </w:style>
  <w:style w:type="character" w:customStyle="1" w:styleId="BodyTextChar">
    <w:name w:val="Body Text Char"/>
    <w:basedOn w:val="DefaultParagraphFont"/>
    <w:link w:val="BodyText"/>
    <w:rsid w:val="00FA79BF"/>
  </w:style>
  <w:style w:type="paragraph" w:customStyle="1" w:styleId="BTSFooter">
    <w:name w:val="BTS Footer"/>
    <w:basedOn w:val="BTSPageNumber"/>
    <w:qFormat/>
    <w:rsid w:val="00010F4E"/>
    <w:pPr>
      <w:jc w:val="left"/>
    </w:pPr>
  </w:style>
  <w:style w:type="paragraph" w:styleId="BalloonText">
    <w:name w:val="Balloon Text"/>
    <w:basedOn w:val="Normal"/>
    <w:link w:val="BalloonTextChar"/>
    <w:uiPriority w:val="99"/>
    <w:semiHidden/>
    <w:unhideWhenUsed/>
    <w:rsid w:val="000904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493"/>
    <w:rPr>
      <w:rFonts w:ascii="Segoe UI" w:hAnsi="Segoe UI" w:cs="Segoe UI"/>
      <w:sz w:val="18"/>
      <w:szCs w:val="18"/>
    </w:rPr>
  </w:style>
  <w:style w:type="paragraph" w:styleId="Bibliography">
    <w:name w:val="Bibliography"/>
    <w:basedOn w:val="Normal"/>
    <w:next w:val="Normal"/>
    <w:uiPriority w:val="37"/>
    <w:unhideWhenUsed/>
    <w:rsid w:val="00090493"/>
  </w:style>
  <w:style w:type="paragraph" w:styleId="BlockText">
    <w:name w:val="Block Text"/>
    <w:basedOn w:val="Normal"/>
    <w:uiPriority w:val="99"/>
    <w:semiHidden/>
    <w:unhideWhenUsed/>
    <w:rsid w:val="00090493"/>
    <w:pPr>
      <w:pBdr>
        <w:top w:val="single" w:sz="2" w:space="10" w:color="00857D" w:themeColor="accent1"/>
        <w:left w:val="single" w:sz="2" w:space="10" w:color="00857D" w:themeColor="accent1"/>
        <w:bottom w:val="single" w:sz="2" w:space="10" w:color="00857D" w:themeColor="accent1"/>
        <w:right w:val="single" w:sz="2" w:space="10" w:color="00857D" w:themeColor="accent1"/>
      </w:pBdr>
      <w:ind w:left="1152" w:right="1152"/>
    </w:pPr>
    <w:rPr>
      <w:i/>
      <w:iCs/>
      <w:color w:val="00857D" w:themeColor="accent1"/>
    </w:rPr>
  </w:style>
  <w:style w:type="paragraph" w:styleId="BodyText2">
    <w:name w:val="Body Text 2"/>
    <w:basedOn w:val="Normal"/>
    <w:link w:val="BodyText2Char"/>
    <w:uiPriority w:val="99"/>
    <w:semiHidden/>
    <w:unhideWhenUsed/>
    <w:rsid w:val="00090493"/>
    <w:pPr>
      <w:spacing w:after="120" w:line="480" w:lineRule="auto"/>
    </w:pPr>
  </w:style>
  <w:style w:type="character" w:customStyle="1" w:styleId="BodyText2Char">
    <w:name w:val="Body Text 2 Char"/>
    <w:basedOn w:val="DefaultParagraphFont"/>
    <w:link w:val="BodyText2"/>
    <w:uiPriority w:val="99"/>
    <w:semiHidden/>
    <w:rsid w:val="00090493"/>
  </w:style>
  <w:style w:type="paragraph" w:styleId="BodyText3">
    <w:name w:val="Body Text 3"/>
    <w:basedOn w:val="Normal"/>
    <w:link w:val="BodyText3Char"/>
    <w:uiPriority w:val="99"/>
    <w:semiHidden/>
    <w:unhideWhenUsed/>
    <w:rsid w:val="00090493"/>
    <w:pPr>
      <w:spacing w:after="120"/>
    </w:pPr>
    <w:rPr>
      <w:sz w:val="16"/>
      <w:szCs w:val="16"/>
    </w:rPr>
  </w:style>
  <w:style w:type="character" w:customStyle="1" w:styleId="BodyText3Char">
    <w:name w:val="Body Text 3 Char"/>
    <w:basedOn w:val="DefaultParagraphFont"/>
    <w:link w:val="BodyText3"/>
    <w:uiPriority w:val="99"/>
    <w:semiHidden/>
    <w:rsid w:val="00090493"/>
    <w:rPr>
      <w:sz w:val="16"/>
      <w:szCs w:val="16"/>
    </w:rPr>
  </w:style>
  <w:style w:type="paragraph" w:styleId="BodyTextFirstIndent">
    <w:name w:val="Body Text First Indent"/>
    <w:basedOn w:val="BodyText"/>
    <w:link w:val="BodyTextFirstIndentChar"/>
    <w:uiPriority w:val="99"/>
    <w:semiHidden/>
    <w:unhideWhenUsed/>
    <w:rsid w:val="00090493"/>
    <w:pPr>
      <w:spacing w:after="160"/>
      <w:ind w:firstLine="360"/>
    </w:pPr>
  </w:style>
  <w:style w:type="character" w:customStyle="1" w:styleId="BodyTextFirstIndentChar">
    <w:name w:val="Body Text First Indent Char"/>
    <w:basedOn w:val="BodyTextChar"/>
    <w:link w:val="BodyTextFirstIndent"/>
    <w:uiPriority w:val="99"/>
    <w:semiHidden/>
    <w:rsid w:val="00090493"/>
  </w:style>
  <w:style w:type="paragraph" w:styleId="BodyTextIndent">
    <w:name w:val="Body Text Indent"/>
    <w:basedOn w:val="Normal"/>
    <w:link w:val="BodyTextIndentChar"/>
    <w:uiPriority w:val="99"/>
    <w:semiHidden/>
    <w:unhideWhenUsed/>
    <w:rsid w:val="00090493"/>
    <w:pPr>
      <w:spacing w:after="120"/>
      <w:ind w:left="360"/>
    </w:pPr>
  </w:style>
  <w:style w:type="character" w:customStyle="1" w:styleId="BodyTextIndentChar">
    <w:name w:val="Body Text Indent Char"/>
    <w:basedOn w:val="DefaultParagraphFont"/>
    <w:link w:val="BodyTextIndent"/>
    <w:uiPriority w:val="99"/>
    <w:semiHidden/>
    <w:rsid w:val="00090493"/>
  </w:style>
  <w:style w:type="paragraph" w:styleId="BodyTextFirstIndent2">
    <w:name w:val="Body Text First Indent 2"/>
    <w:basedOn w:val="BodyTextIndent"/>
    <w:link w:val="BodyTextFirstIndent2Char"/>
    <w:uiPriority w:val="99"/>
    <w:semiHidden/>
    <w:unhideWhenUsed/>
    <w:rsid w:val="00090493"/>
    <w:pPr>
      <w:spacing w:after="160"/>
      <w:ind w:firstLine="360"/>
    </w:pPr>
  </w:style>
  <w:style w:type="character" w:customStyle="1" w:styleId="BodyTextFirstIndent2Char">
    <w:name w:val="Body Text First Indent 2 Char"/>
    <w:basedOn w:val="BodyTextIndentChar"/>
    <w:link w:val="BodyTextFirstIndent2"/>
    <w:uiPriority w:val="99"/>
    <w:semiHidden/>
    <w:rsid w:val="00090493"/>
  </w:style>
  <w:style w:type="paragraph" w:styleId="BodyTextIndent2">
    <w:name w:val="Body Text Indent 2"/>
    <w:basedOn w:val="Normal"/>
    <w:link w:val="BodyTextIndent2Char"/>
    <w:uiPriority w:val="99"/>
    <w:semiHidden/>
    <w:unhideWhenUsed/>
    <w:rsid w:val="00090493"/>
    <w:pPr>
      <w:spacing w:after="120" w:line="480" w:lineRule="auto"/>
      <w:ind w:left="360"/>
    </w:pPr>
  </w:style>
  <w:style w:type="character" w:customStyle="1" w:styleId="BodyTextIndent2Char">
    <w:name w:val="Body Text Indent 2 Char"/>
    <w:basedOn w:val="DefaultParagraphFont"/>
    <w:link w:val="BodyTextIndent2"/>
    <w:uiPriority w:val="99"/>
    <w:semiHidden/>
    <w:rsid w:val="00090493"/>
  </w:style>
  <w:style w:type="paragraph" w:styleId="BodyTextIndent3">
    <w:name w:val="Body Text Indent 3"/>
    <w:basedOn w:val="Normal"/>
    <w:link w:val="BodyTextIndent3Char"/>
    <w:uiPriority w:val="99"/>
    <w:semiHidden/>
    <w:unhideWhenUsed/>
    <w:rsid w:val="0009049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90493"/>
    <w:rPr>
      <w:sz w:val="16"/>
      <w:szCs w:val="16"/>
    </w:rPr>
  </w:style>
  <w:style w:type="paragraph" w:styleId="Closing">
    <w:name w:val="Closing"/>
    <w:basedOn w:val="Normal"/>
    <w:link w:val="ClosingChar"/>
    <w:uiPriority w:val="99"/>
    <w:semiHidden/>
    <w:unhideWhenUsed/>
    <w:rsid w:val="00090493"/>
    <w:pPr>
      <w:spacing w:after="0" w:line="240" w:lineRule="auto"/>
      <w:ind w:left="4320"/>
    </w:pPr>
  </w:style>
  <w:style w:type="character" w:customStyle="1" w:styleId="ClosingChar">
    <w:name w:val="Closing Char"/>
    <w:basedOn w:val="DefaultParagraphFont"/>
    <w:link w:val="Closing"/>
    <w:uiPriority w:val="99"/>
    <w:semiHidden/>
    <w:rsid w:val="00090493"/>
  </w:style>
  <w:style w:type="paragraph" w:styleId="Date">
    <w:name w:val="Date"/>
    <w:basedOn w:val="Normal"/>
    <w:next w:val="Normal"/>
    <w:link w:val="DateChar"/>
    <w:uiPriority w:val="99"/>
    <w:semiHidden/>
    <w:unhideWhenUsed/>
    <w:rsid w:val="00090493"/>
  </w:style>
  <w:style w:type="character" w:customStyle="1" w:styleId="DateChar">
    <w:name w:val="Date Char"/>
    <w:basedOn w:val="DefaultParagraphFont"/>
    <w:link w:val="Date"/>
    <w:uiPriority w:val="99"/>
    <w:semiHidden/>
    <w:rsid w:val="00090493"/>
  </w:style>
  <w:style w:type="paragraph" w:styleId="DocumentMap">
    <w:name w:val="Document Map"/>
    <w:basedOn w:val="Normal"/>
    <w:link w:val="DocumentMapChar"/>
    <w:uiPriority w:val="99"/>
    <w:semiHidden/>
    <w:unhideWhenUsed/>
    <w:rsid w:val="0009049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90493"/>
    <w:rPr>
      <w:rFonts w:ascii="Segoe UI" w:hAnsi="Segoe UI" w:cs="Segoe UI"/>
      <w:sz w:val="16"/>
      <w:szCs w:val="16"/>
    </w:rPr>
  </w:style>
  <w:style w:type="paragraph" w:styleId="E-mailSignature">
    <w:name w:val="E-mail Signature"/>
    <w:basedOn w:val="Normal"/>
    <w:link w:val="E-mailSignatureChar"/>
    <w:uiPriority w:val="99"/>
    <w:semiHidden/>
    <w:unhideWhenUsed/>
    <w:rsid w:val="00090493"/>
    <w:pPr>
      <w:spacing w:after="0" w:line="240" w:lineRule="auto"/>
    </w:pPr>
  </w:style>
  <w:style w:type="character" w:customStyle="1" w:styleId="E-mailSignatureChar">
    <w:name w:val="E-mail Signature Char"/>
    <w:basedOn w:val="DefaultParagraphFont"/>
    <w:link w:val="E-mailSignature"/>
    <w:uiPriority w:val="99"/>
    <w:semiHidden/>
    <w:rsid w:val="00090493"/>
  </w:style>
  <w:style w:type="paragraph" w:styleId="EndnoteText">
    <w:name w:val="endnote text"/>
    <w:basedOn w:val="Normal"/>
    <w:link w:val="EndnoteTextChar"/>
    <w:uiPriority w:val="99"/>
    <w:semiHidden/>
    <w:unhideWhenUsed/>
    <w:rsid w:val="0009049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0493"/>
    <w:rPr>
      <w:sz w:val="20"/>
      <w:szCs w:val="20"/>
    </w:rPr>
  </w:style>
  <w:style w:type="paragraph" w:styleId="EnvelopeAddress">
    <w:name w:val="envelope address"/>
    <w:basedOn w:val="Normal"/>
    <w:uiPriority w:val="99"/>
    <w:semiHidden/>
    <w:unhideWhenUsed/>
    <w:rsid w:val="0009049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0493"/>
    <w:pPr>
      <w:spacing w:after="0" w:line="240" w:lineRule="auto"/>
    </w:pPr>
    <w:rPr>
      <w:rFonts w:asciiTheme="majorHAnsi" w:eastAsiaTheme="majorEastAsia" w:hAnsiTheme="majorHAnsi" w:cstheme="majorBidi"/>
      <w:sz w:val="20"/>
      <w:szCs w:val="20"/>
    </w:rPr>
  </w:style>
  <w:style w:type="character" w:customStyle="1" w:styleId="Heading8Char">
    <w:name w:val="Heading 8 Char"/>
    <w:basedOn w:val="DefaultParagraphFont"/>
    <w:link w:val="Heading8"/>
    <w:uiPriority w:val="9"/>
    <w:semiHidden/>
    <w:rsid w:val="0009049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0493"/>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090493"/>
    <w:pPr>
      <w:spacing w:after="0" w:line="240" w:lineRule="auto"/>
    </w:pPr>
    <w:rPr>
      <w:i/>
      <w:iCs/>
    </w:rPr>
  </w:style>
  <w:style w:type="character" w:customStyle="1" w:styleId="HTMLAddressChar">
    <w:name w:val="HTML Address Char"/>
    <w:basedOn w:val="DefaultParagraphFont"/>
    <w:link w:val="HTMLAddress"/>
    <w:uiPriority w:val="99"/>
    <w:semiHidden/>
    <w:rsid w:val="00090493"/>
    <w:rPr>
      <w:i/>
      <w:iCs/>
    </w:rPr>
  </w:style>
  <w:style w:type="paragraph" w:styleId="HTMLPreformatted">
    <w:name w:val="HTML Preformatted"/>
    <w:basedOn w:val="Normal"/>
    <w:link w:val="HTMLPreformattedChar"/>
    <w:uiPriority w:val="99"/>
    <w:semiHidden/>
    <w:unhideWhenUsed/>
    <w:rsid w:val="000904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493"/>
    <w:rPr>
      <w:rFonts w:ascii="Consolas" w:hAnsi="Consolas"/>
      <w:sz w:val="20"/>
      <w:szCs w:val="20"/>
    </w:rPr>
  </w:style>
  <w:style w:type="paragraph" w:styleId="Index1">
    <w:name w:val="index 1"/>
    <w:basedOn w:val="Normal"/>
    <w:next w:val="Normal"/>
    <w:autoRedefine/>
    <w:uiPriority w:val="99"/>
    <w:semiHidden/>
    <w:unhideWhenUsed/>
    <w:rsid w:val="00090493"/>
    <w:pPr>
      <w:spacing w:after="0" w:line="240" w:lineRule="auto"/>
      <w:ind w:left="220" w:hanging="220"/>
    </w:pPr>
  </w:style>
  <w:style w:type="paragraph" w:styleId="Index2">
    <w:name w:val="index 2"/>
    <w:basedOn w:val="Normal"/>
    <w:next w:val="Normal"/>
    <w:autoRedefine/>
    <w:uiPriority w:val="99"/>
    <w:semiHidden/>
    <w:unhideWhenUsed/>
    <w:rsid w:val="00090493"/>
    <w:pPr>
      <w:spacing w:after="0" w:line="240" w:lineRule="auto"/>
      <w:ind w:left="440" w:hanging="220"/>
    </w:pPr>
  </w:style>
  <w:style w:type="paragraph" w:styleId="Index3">
    <w:name w:val="index 3"/>
    <w:basedOn w:val="Normal"/>
    <w:next w:val="Normal"/>
    <w:autoRedefine/>
    <w:uiPriority w:val="99"/>
    <w:semiHidden/>
    <w:unhideWhenUsed/>
    <w:rsid w:val="00090493"/>
    <w:pPr>
      <w:spacing w:after="0" w:line="240" w:lineRule="auto"/>
      <w:ind w:left="660" w:hanging="220"/>
    </w:pPr>
  </w:style>
  <w:style w:type="paragraph" w:styleId="Index4">
    <w:name w:val="index 4"/>
    <w:basedOn w:val="Normal"/>
    <w:next w:val="Normal"/>
    <w:autoRedefine/>
    <w:uiPriority w:val="99"/>
    <w:semiHidden/>
    <w:unhideWhenUsed/>
    <w:rsid w:val="00090493"/>
    <w:pPr>
      <w:spacing w:after="0" w:line="240" w:lineRule="auto"/>
      <w:ind w:left="880" w:hanging="220"/>
    </w:pPr>
  </w:style>
  <w:style w:type="paragraph" w:styleId="Index5">
    <w:name w:val="index 5"/>
    <w:basedOn w:val="Normal"/>
    <w:next w:val="Normal"/>
    <w:autoRedefine/>
    <w:uiPriority w:val="99"/>
    <w:semiHidden/>
    <w:unhideWhenUsed/>
    <w:rsid w:val="00090493"/>
    <w:pPr>
      <w:spacing w:after="0" w:line="240" w:lineRule="auto"/>
      <w:ind w:left="1100" w:hanging="220"/>
    </w:pPr>
  </w:style>
  <w:style w:type="paragraph" w:styleId="Index6">
    <w:name w:val="index 6"/>
    <w:basedOn w:val="Normal"/>
    <w:next w:val="Normal"/>
    <w:autoRedefine/>
    <w:uiPriority w:val="99"/>
    <w:semiHidden/>
    <w:unhideWhenUsed/>
    <w:rsid w:val="00090493"/>
    <w:pPr>
      <w:spacing w:after="0" w:line="240" w:lineRule="auto"/>
      <w:ind w:left="1320" w:hanging="220"/>
    </w:pPr>
  </w:style>
  <w:style w:type="paragraph" w:styleId="Index7">
    <w:name w:val="index 7"/>
    <w:basedOn w:val="Normal"/>
    <w:next w:val="Normal"/>
    <w:autoRedefine/>
    <w:uiPriority w:val="99"/>
    <w:semiHidden/>
    <w:unhideWhenUsed/>
    <w:rsid w:val="00090493"/>
    <w:pPr>
      <w:spacing w:after="0" w:line="240" w:lineRule="auto"/>
      <w:ind w:left="1540" w:hanging="220"/>
    </w:pPr>
  </w:style>
  <w:style w:type="paragraph" w:styleId="Index8">
    <w:name w:val="index 8"/>
    <w:basedOn w:val="Normal"/>
    <w:next w:val="Normal"/>
    <w:autoRedefine/>
    <w:uiPriority w:val="99"/>
    <w:semiHidden/>
    <w:unhideWhenUsed/>
    <w:rsid w:val="00090493"/>
    <w:pPr>
      <w:spacing w:after="0" w:line="240" w:lineRule="auto"/>
      <w:ind w:left="1760" w:hanging="220"/>
    </w:pPr>
  </w:style>
  <w:style w:type="paragraph" w:styleId="Index9">
    <w:name w:val="index 9"/>
    <w:basedOn w:val="Normal"/>
    <w:next w:val="Normal"/>
    <w:autoRedefine/>
    <w:uiPriority w:val="99"/>
    <w:semiHidden/>
    <w:unhideWhenUsed/>
    <w:rsid w:val="00090493"/>
    <w:pPr>
      <w:spacing w:after="0" w:line="240" w:lineRule="auto"/>
      <w:ind w:left="1980" w:hanging="220"/>
    </w:pPr>
  </w:style>
  <w:style w:type="paragraph" w:styleId="IndexHeading">
    <w:name w:val="index heading"/>
    <w:basedOn w:val="Normal"/>
    <w:next w:val="Index1"/>
    <w:uiPriority w:val="99"/>
    <w:semiHidden/>
    <w:unhideWhenUsed/>
    <w:rsid w:val="0009049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90493"/>
    <w:pPr>
      <w:pBdr>
        <w:top w:val="single" w:sz="4" w:space="10" w:color="00857D" w:themeColor="accent1"/>
        <w:bottom w:val="single" w:sz="4" w:space="10" w:color="00857D" w:themeColor="accent1"/>
      </w:pBdr>
      <w:spacing w:before="360" w:after="360"/>
      <w:ind w:left="864" w:right="864"/>
      <w:jc w:val="center"/>
    </w:pPr>
    <w:rPr>
      <w:i/>
      <w:iCs/>
      <w:color w:val="00857D" w:themeColor="accent1"/>
    </w:rPr>
  </w:style>
  <w:style w:type="character" w:customStyle="1" w:styleId="IntenseQuoteChar">
    <w:name w:val="Intense Quote Char"/>
    <w:basedOn w:val="DefaultParagraphFont"/>
    <w:link w:val="IntenseQuote"/>
    <w:uiPriority w:val="30"/>
    <w:rsid w:val="00090493"/>
    <w:rPr>
      <w:i/>
      <w:iCs/>
      <w:color w:val="00857D" w:themeColor="accent1"/>
    </w:rPr>
  </w:style>
  <w:style w:type="paragraph" w:styleId="List">
    <w:name w:val="List"/>
    <w:basedOn w:val="Normal"/>
    <w:uiPriority w:val="99"/>
    <w:semiHidden/>
    <w:unhideWhenUsed/>
    <w:rsid w:val="00090493"/>
    <w:pPr>
      <w:ind w:left="360" w:hanging="360"/>
      <w:contextualSpacing/>
    </w:pPr>
  </w:style>
  <w:style w:type="paragraph" w:styleId="List2">
    <w:name w:val="List 2"/>
    <w:basedOn w:val="Normal"/>
    <w:uiPriority w:val="99"/>
    <w:semiHidden/>
    <w:unhideWhenUsed/>
    <w:rsid w:val="00090493"/>
    <w:pPr>
      <w:ind w:left="720" w:hanging="360"/>
      <w:contextualSpacing/>
    </w:pPr>
  </w:style>
  <w:style w:type="paragraph" w:styleId="List3">
    <w:name w:val="List 3"/>
    <w:basedOn w:val="Normal"/>
    <w:uiPriority w:val="99"/>
    <w:semiHidden/>
    <w:unhideWhenUsed/>
    <w:rsid w:val="00090493"/>
    <w:pPr>
      <w:ind w:left="1080" w:hanging="360"/>
      <w:contextualSpacing/>
    </w:pPr>
  </w:style>
  <w:style w:type="paragraph" w:styleId="List4">
    <w:name w:val="List 4"/>
    <w:basedOn w:val="Normal"/>
    <w:uiPriority w:val="99"/>
    <w:semiHidden/>
    <w:unhideWhenUsed/>
    <w:rsid w:val="00090493"/>
    <w:pPr>
      <w:ind w:left="1440" w:hanging="360"/>
      <w:contextualSpacing/>
    </w:pPr>
  </w:style>
  <w:style w:type="paragraph" w:styleId="List5">
    <w:name w:val="List 5"/>
    <w:basedOn w:val="Normal"/>
    <w:uiPriority w:val="99"/>
    <w:semiHidden/>
    <w:unhideWhenUsed/>
    <w:rsid w:val="00090493"/>
    <w:pPr>
      <w:ind w:left="1800" w:hanging="360"/>
      <w:contextualSpacing/>
    </w:pPr>
  </w:style>
  <w:style w:type="paragraph" w:styleId="ListBullet">
    <w:name w:val="List Bullet"/>
    <w:basedOn w:val="Normal"/>
    <w:uiPriority w:val="99"/>
    <w:semiHidden/>
    <w:unhideWhenUsed/>
    <w:rsid w:val="00090493"/>
    <w:pPr>
      <w:numPr>
        <w:numId w:val="12"/>
      </w:numPr>
      <w:contextualSpacing/>
    </w:pPr>
  </w:style>
  <w:style w:type="paragraph" w:styleId="ListBullet2">
    <w:name w:val="List Bullet 2"/>
    <w:basedOn w:val="Normal"/>
    <w:uiPriority w:val="99"/>
    <w:semiHidden/>
    <w:unhideWhenUsed/>
    <w:rsid w:val="00090493"/>
    <w:pPr>
      <w:numPr>
        <w:numId w:val="13"/>
      </w:numPr>
      <w:contextualSpacing/>
    </w:pPr>
  </w:style>
  <w:style w:type="paragraph" w:styleId="ListBullet3">
    <w:name w:val="List Bullet 3"/>
    <w:basedOn w:val="Normal"/>
    <w:uiPriority w:val="99"/>
    <w:semiHidden/>
    <w:unhideWhenUsed/>
    <w:rsid w:val="00090493"/>
    <w:pPr>
      <w:numPr>
        <w:numId w:val="14"/>
      </w:numPr>
      <w:contextualSpacing/>
    </w:pPr>
  </w:style>
  <w:style w:type="paragraph" w:styleId="ListBullet4">
    <w:name w:val="List Bullet 4"/>
    <w:basedOn w:val="Normal"/>
    <w:uiPriority w:val="99"/>
    <w:semiHidden/>
    <w:unhideWhenUsed/>
    <w:rsid w:val="00090493"/>
    <w:pPr>
      <w:numPr>
        <w:numId w:val="15"/>
      </w:numPr>
      <w:contextualSpacing/>
    </w:pPr>
  </w:style>
  <w:style w:type="paragraph" w:styleId="ListBullet5">
    <w:name w:val="List Bullet 5"/>
    <w:basedOn w:val="Normal"/>
    <w:uiPriority w:val="99"/>
    <w:semiHidden/>
    <w:unhideWhenUsed/>
    <w:rsid w:val="00090493"/>
    <w:pPr>
      <w:numPr>
        <w:numId w:val="16"/>
      </w:numPr>
      <w:contextualSpacing/>
    </w:pPr>
  </w:style>
  <w:style w:type="paragraph" w:styleId="ListContinue">
    <w:name w:val="List Continue"/>
    <w:basedOn w:val="Normal"/>
    <w:uiPriority w:val="99"/>
    <w:semiHidden/>
    <w:unhideWhenUsed/>
    <w:rsid w:val="00090493"/>
    <w:pPr>
      <w:spacing w:after="120"/>
      <w:ind w:left="360"/>
      <w:contextualSpacing/>
    </w:pPr>
  </w:style>
  <w:style w:type="paragraph" w:styleId="ListContinue2">
    <w:name w:val="List Continue 2"/>
    <w:basedOn w:val="Normal"/>
    <w:uiPriority w:val="99"/>
    <w:semiHidden/>
    <w:unhideWhenUsed/>
    <w:rsid w:val="00090493"/>
    <w:pPr>
      <w:spacing w:after="120"/>
      <w:ind w:left="720"/>
      <w:contextualSpacing/>
    </w:pPr>
  </w:style>
  <w:style w:type="paragraph" w:styleId="ListContinue3">
    <w:name w:val="List Continue 3"/>
    <w:basedOn w:val="Normal"/>
    <w:uiPriority w:val="99"/>
    <w:semiHidden/>
    <w:unhideWhenUsed/>
    <w:rsid w:val="00090493"/>
    <w:pPr>
      <w:spacing w:after="120"/>
      <w:ind w:left="1080"/>
      <w:contextualSpacing/>
    </w:pPr>
  </w:style>
  <w:style w:type="paragraph" w:styleId="ListContinue4">
    <w:name w:val="List Continue 4"/>
    <w:basedOn w:val="Normal"/>
    <w:uiPriority w:val="99"/>
    <w:semiHidden/>
    <w:unhideWhenUsed/>
    <w:rsid w:val="00090493"/>
    <w:pPr>
      <w:spacing w:after="120"/>
      <w:ind w:left="1440"/>
      <w:contextualSpacing/>
    </w:pPr>
  </w:style>
  <w:style w:type="paragraph" w:styleId="ListContinue5">
    <w:name w:val="List Continue 5"/>
    <w:basedOn w:val="Normal"/>
    <w:uiPriority w:val="99"/>
    <w:semiHidden/>
    <w:unhideWhenUsed/>
    <w:rsid w:val="00090493"/>
    <w:pPr>
      <w:spacing w:after="120"/>
      <w:ind w:left="1800"/>
      <w:contextualSpacing/>
    </w:pPr>
  </w:style>
  <w:style w:type="paragraph" w:styleId="ListNumber">
    <w:name w:val="List Number"/>
    <w:basedOn w:val="Normal"/>
    <w:uiPriority w:val="99"/>
    <w:semiHidden/>
    <w:unhideWhenUsed/>
    <w:rsid w:val="00090493"/>
    <w:pPr>
      <w:numPr>
        <w:numId w:val="17"/>
      </w:numPr>
      <w:contextualSpacing/>
    </w:pPr>
  </w:style>
  <w:style w:type="paragraph" w:styleId="ListNumber2">
    <w:name w:val="List Number 2"/>
    <w:basedOn w:val="Normal"/>
    <w:uiPriority w:val="99"/>
    <w:semiHidden/>
    <w:unhideWhenUsed/>
    <w:rsid w:val="00090493"/>
    <w:pPr>
      <w:numPr>
        <w:numId w:val="18"/>
      </w:numPr>
      <w:contextualSpacing/>
    </w:pPr>
  </w:style>
  <w:style w:type="paragraph" w:styleId="ListNumber3">
    <w:name w:val="List Number 3"/>
    <w:basedOn w:val="Normal"/>
    <w:uiPriority w:val="99"/>
    <w:semiHidden/>
    <w:unhideWhenUsed/>
    <w:rsid w:val="00090493"/>
    <w:pPr>
      <w:numPr>
        <w:numId w:val="19"/>
      </w:numPr>
      <w:contextualSpacing/>
    </w:pPr>
  </w:style>
  <w:style w:type="paragraph" w:styleId="ListNumber4">
    <w:name w:val="List Number 4"/>
    <w:basedOn w:val="Normal"/>
    <w:uiPriority w:val="99"/>
    <w:semiHidden/>
    <w:unhideWhenUsed/>
    <w:rsid w:val="00090493"/>
    <w:pPr>
      <w:numPr>
        <w:numId w:val="20"/>
      </w:numPr>
      <w:contextualSpacing/>
    </w:pPr>
  </w:style>
  <w:style w:type="paragraph" w:styleId="ListNumber5">
    <w:name w:val="List Number 5"/>
    <w:basedOn w:val="Normal"/>
    <w:uiPriority w:val="99"/>
    <w:semiHidden/>
    <w:unhideWhenUsed/>
    <w:rsid w:val="00090493"/>
    <w:pPr>
      <w:numPr>
        <w:numId w:val="21"/>
      </w:numPr>
      <w:contextualSpacing/>
    </w:pPr>
  </w:style>
  <w:style w:type="paragraph" w:styleId="MacroText">
    <w:name w:val="macro"/>
    <w:link w:val="MacroTextChar"/>
    <w:uiPriority w:val="99"/>
    <w:semiHidden/>
    <w:unhideWhenUsed/>
    <w:rsid w:val="0009049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90493"/>
    <w:rPr>
      <w:rFonts w:ascii="Consolas" w:hAnsi="Consolas"/>
      <w:sz w:val="20"/>
      <w:szCs w:val="20"/>
    </w:rPr>
  </w:style>
  <w:style w:type="paragraph" w:styleId="MessageHeader">
    <w:name w:val="Message Header"/>
    <w:basedOn w:val="Normal"/>
    <w:link w:val="MessageHeaderChar"/>
    <w:uiPriority w:val="99"/>
    <w:semiHidden/>
    <w:unhideWhenUsed/>
    <w:rsid w:val="0009049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0493"/>
    <w:rPr>
      <w:rFonts w:asciiTheme="majorHAnsi" w:eastAsiaTheme="majorEastAsia" w:hAnsiTheme="majorHAnsi" w:cstheme="majorBidi"/>
      <w:sz w:val="24"/>
      <w:szCs w:val="24"/>
      <w:shd w:val="pct20" w:color="auto" w:fill="auto"/>
    </w:rPr>
  </w:style>
  <w:style w:type="paragraph" w:styleId="NoSpacing">
    <w:name w:val="No Spacing"/>
    <w:uiPriority w:val="1"/>
    <w:qFormat/>
    <w:rsid w:val="00090493"/>
    <w:pPr>
      <w:spacing w:after="0" w:line="240" w:lineRule="auto"/>
    </w:pPr>
  </w:style>
  <w:style w:type="paragraph" w:styleId="NormalIndent">
    <w:name w:val="Normal Indent"/>
    <w:basedOn w:val="Normal"/>
    <w:uiPriority w:val="99"/>
    <w:semiHidden/>
    <w:unhideWhenUsed/>
    <w:rsid w:val="00090493"/>
    <w:pPr>
      <w:ind w:left="720"/>
    </w:pPr>
  </w:style>
  <w:style w:type="paragraph" w:styleId="NoteHeading">
    <w:name w:val="Note Heading"/>
    <w:basedOn w:val="Normal"/>
    <w:next w:val="Normal"/>
    <w:link w:val="NoteHeadingChar"/>
    <w:uiPriority w:val="99"/>
    <w:semiHidden/>
    <w:unhideWhenUsed/>
    <w:rsid w:val="00090493"/>
    <w:pPr>
      <w:spacing w:after="0" w:line="240" w:lineRule="auto"/>
    </w:pPr>
  </w:style>
  <w:style w:type="character" w:customStyle="1" w:styleId="NoteHeadingChar">
    <w:name w:val="Note Heading Char"/>
    <w:basedOn w:val="DefaultParagraphFont"/>
    <w:link w:val="NoteHeading"/>
    <w:uiPriority w:val="99"/>
    <w:semiHidden/>
    <w:rsid w:val="00090493"/>
  </w:style>
  <w:style w:type="paragraph" w:styleId="PlainText">
    <w:name w:val="Plain Text"/>
    <w:basedOn w:val="Normal"/>
    <w:link w:val="PlainTextChar"/>
    <w:uiPriority w:val="99"/>
    <w:semiHidden/>
    <w:unhideWhenUsed/>
    <w:rsid w:val="0009049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90493"/>
    <w:rPr>
      <w:rFonts w:ascii="Consolas" w:hAnsi="Consolas"/>
      <w:sz w:val="21"/>
      <w:szCs w:val="21"/>
    </w:rPr>
  </w:style>
  <w:style w:type="paragraph" w:styleId="Quote">
    <w:name w:val="Quote"/>
    <w:basedOn w:val="Normal"/>
    <w:next w:val="Normal"/>
    <w:link w:val="QuoteChar"/>
    <w:uiPriority w:val="29"/>
    <w:qFormat/>
    <w:rsid w:val="0009049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90493"/>
    <w:rPr>
      <w:i/>
      <w:iCs/>
      <w:color w:val="404040" w:themeColor="text1" w:themeTint="BF"/>
    </w:rPr>
  </w:style>
  <w:style w:type="paragraph" w:styleId="Salutation">
    <w:name w:val="Salutation"/>
    <w:basedOn w:val="Normal"/>
    <w:next w:val="Normal"/>
    <w:link w:val="SalutationChar"/>
    <w:uiPriority w:val="99"/>
    <w:semiHidden/>
    <w:unhideWhenUsed/>
    <w:rsid w:val="00090493"/>
  </w:style>
  <w:style w:type="character" w:customStyle="1" w:styleId="SalutationChar">
    <w:name w:val="Salutation Char"/>
    <w:basedOn w:val="DefaultParagraphFont"/>
    <w:link w:val="Salutation"/>
    <w:uiPriority w:val="99"/>
    <w:semiHidden/>
    <w:rsid w:val="00090493"/>
  </w:style>
  <w:style w:type="paragraph" w:styleId="Signature">
    <w:name w:val="Signature"/>
    <w:basedOn w:val="Normal"/>
    <w:link w:val="SignatureChar"/>
    <w:uiPriority w:val="99"/>
    <w:semiHidden/>
    <w:unhideWhenUsed/>
    <w:rsid w:val="00090493"/>
    <w:pPr>
      <w:spacing w:after="0" w:line="240" w:lineRule="auto"/>
      <w:ind w:left="4320"/>
    </w:pPr>
  </w:style>
  <w:style w:type="character" w:customStyle="1" w:styleId="SignatureChar">
    <w:name w:val="Signature Char"/>
    <w:basedOn w:val="DefaultParagraphFont"/>
    <w:link w:val="Signature"/>
    <w:uiPriority w:val="99"/>
    <w:semiHidden/>
    <w:rsid w:val="00090493"/>
  </w:style>
  <w:style w:type="paragraph" w:styleId="Subtitle">
    <w:name w:val="Subtitle"/>
    <w:basedOn w:val="Normal"/>
    <w:next w:val="Normal"/>
    <w:link w:val="SubtitleChar"/>
    <w:uiPriority w:val="11"/>
    <w:qFormat/>
    <w:rsid w:val="0009049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9049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090493"/>
    <w:pPr>
      <w:spacing w:after="0"/>
      <w:ind w:left="220" w:hanging="220"/>
    </w:pPr>
  </w:style>
  <w:style w:type="paragraph" w:styleId="Title">
    <w:name w:val="Title"/>
    <w:basedOn w:val="Normal"/>
    <w:next w:val="Normal"/>
    <w:link w:val="TitleChar"/>
    <w:uiPriority w:val="10"/>
    <w:qFormat/>
    <w:rsid w:val="000904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9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090493"/>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090493"/>
    <w:pPr>
      <w:shd w:val="clear" w:color="auto" w:fill="auto"/>
      <w:spacing w:before="240" w:after="0"/>
      <w:outlineLvl w:val="9"/>
    </w:pPr>
    <w:rPr>
      <w:rFonts w:asciiTheme="majorHAnsi" w:hAnsiTheme="majorHAnsi"/>
      <w:b w:val="0"/>
      <w:color w:val="00635D" w:themeColor="accent1" w:themeShade="BF"/>
      <w:shd w:val="clear" w:color="auto" w:fill="auto"/>
    </w:rPr>
  </w:style>
  <w:style w:type="table" w:customStyle="1" w:styleId="BTSTRDTable">
    <w:name w:val="BTS TRD Table"/>
    <w:basedOn w:val="TableNormal"/>
    <w:uiPriority w:val="99"/>
    <w:rsid w:val="00C06D77"/>
    <w:pPr>
      <w:spacing w:after="0" w:line="240" w:lineRule="auto"/>
    </w:pPr>
    <w:rPr>
      <w:rFonts w:ascii="Arial" w:eastAsiaTheme="minorEastAsia"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58" w:type="dxa"/>
        <w:bottom w:w="29" w:type="dxa"/>
        <w:right w:w="58" w:type="dxa"/>
      </w:tblCellMar>
    </w:tblPr>
  </w:style>
  <w:style w:type="character" w:customStyle="1" w:styleId="ui-provider">
    <w:name w:val="ui-provider"/>
    <w:basedOn w:val="DefaultParagraphFont"/>
    <w:rsid w:val="00C06D77"/>
  </w:style>
  <w:style w:type="paragraph" w:customStyle="1" w:styleId="BTSAboutText">
    <w:name w:val="BTS About Text"/>
    <w:basedOn w:val="BTSBodyText"/>
    <w:qFormat/>
    <w:rsid w:val="00C06D77"/>
    <w:pPr>
      <w:spacing w:before="0" w:after="0"/>
    </w:pPr>
    <w:rPr>
      <w:rFonts w:eastAsiaTheme="minorEastAsia"/>
      <w:sz w:val="18"/>
    </w:rPr>
  </w:style>
  <w:style w:type="paragraph" w:customStyle="1" w:styleId="BTSAboutHeading2">
    <w:name w:val="BTS About Heading 2"/>
    <w:basedOn w:val="Normal"/>
    <w:qFormat/>
    <w:rsid w:val="00C06D77"/>
    <w:pPr>
      <w:spacing w:before="240" w:after="60" w:line="240" w:lineRule="auto"/>
    </w:pPr>
    <w:rPr>
      <w:rFonts w:ascii="Arial" w:hAnsi="Arial" w:cs="Arial"/>
      <w:b/>
      <w:bCs/>
      <w:color w:val="000000" w:themeColor="text1"/>
      <w:sz w:val="20"/>
      <w:szCs w:val="21"/>
    </w:rPr>
  </w:style>
  <w:style w:type="paragraph" w:customStyle="1" w:styleId="TableHeading">
    <w:name w:val="Table Heading"/>
    <w:basedOn w:val="Normal"/>
    <w:link w:val="TableHeadingChar"/>
    <w:qFormat/>
    <w:rsid w:val="00790258"/>
    <w:pPr>
      <w:spacing w:after="0" w:line="240" w:lineRule="auto"/>
      <w:jc w:val="center"/>
    </w:pPr>
    <w:rPr>
      <w:rFonts w:eastAsiaTheme="minorHAnsi"/>
      <w:b/>
      <w:color w:val="44546A" w:themeColor="text2"/>
      <w:szCs w:val="18"/>
    </w:rPr>
  </w:style>
  <w:style w:type="character" w:customStyle="1" w:styleId="TableHeadingChar">
    <w:name w:val="Table Heading Char"/>
    <w:basedOn w:val="DefaultParagraphFont"/>
    <w:link w:val="TableHeading"/>
    <w:rsid w:val="00790258"/>
    <w:rPr>
      <w:b/>
      <w:color w:val="44546A"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0180">
      <w:bodyDiv w:val="1"/>
      <w:marLeft w:val="0"/>
      <w:marRight w:val="0"/>
      <w:marTop w:val="0"/>
      <w:marBottom w:val="0"/>
      <w:divBdr>
        <w:top w:val="none" w:sz="0" w:space="0" w:color="auto"/>
        <w:left w:val="none" w:sz="0" w:space="0" w:color="auto"/>
        <w:bottom w:val="none" w:sz="0" w:space="0" w:color="auto"/>
        <w:right w:val="none" w:sz="0" w:space="0" w:color="auto"/>
      </w:divBdr>
    </w:div>
    <w:div w:id="38406895">
      <w:bodyDiv w:val="1"/>
      <w:marLeft w:val="0"/>
      <w:marRight w:val="0"/>
      <w:marTop w:val="0"/>
      <w:marBottom w:val="0"/>
      <w:divBdr>
        <w:top w:val="none" w:sz="0" w:space="0" w:color="auto"/>
        <w:left w:val="none" w:sz="0" w:space="0" w:color="auto"/>
        <w:bottom w:val="none" w:sz="0" w:space="0" w:color="auto"/>
        <w:right w:val="none" w:sz="0" w:space="0" w:color="auto"/>
      </w:divBdr>
    </w:div>
    <w:div w:id="42564497">
      <w:bodyDiv w:val="1"/>
      <w:marLeft w:val="0"/>
      <w:marRight w:val="0"/>
      <w:marTop w:val="0"/>
      <w:marBottom w:val="0"/>
      <w:divBdr>
        <w:top w:val="none" w:sz="0" w:space="0" w:color="auto"/>
        <w:left w:val="none" w:sz="0" w:space="0" w:color="auto"/>
        <w:bottom w:val="none" w:sz="0" w:space="0" w:color="auto"/>
        <w:right w:val="none" w:sz="0" w:space="0" w:color="auto"/>
      </w:divBdr>
    </w:div>
    <w:div w:id="84770196">
      <w:bodyDiv w:val="1"/>
      <w:marLeft w:val="0"/>
      <w:marRight w:val="0"/>
      <w:marTop w:val="0"/>
      <w:marBottom w:val="0"/>
      <w:divBdr>
        <w:top w:val="none" w:sz="0" w:space="0" w:color="auto"/>
        <w:left w:val="none" w:sz="0" w:space="0" w:color="auto"/>
        <w:bottom w:val="none" w:sz="0" w:space="0" w:color="auto"/>
        <w:right w:val="none" w:sz="0" w:space="0" w:color="auto"/>
      </w:divBdr>
    </w:div>
    <w:div w:id="110514642">
      <w:bodyDiv w:val="1"/>
      <w:marLeft w:val="0"/>
      <w:marRight w:val="0"/>
      <w:marTop w:val="0"/>
      <w:marBottom w:val="0"/>
      <w:divBdr>
        <w:top w:val="none" w:sz="0" w:space="0" w:color="auto"/>
        <w:left w:val="none" w:sz="0" w:space="0" w:color="auto"/>
        <w:bottom w:val="none" w:sz="0" w:space="0" w:color="auto"/>
        <w:right w:val="none" w:sz="0" w:space="0" w:color="auto"/>
      </w:divBdr>
    </w:div>
    <w:div w:id="143162969">
      <w:bodyDiv w:val="1"/>
      <w:marLeft w:val="0"/>
      <w:marRight w:val="0"/>
      <w:marTop w:val="0"/>
      <w:marBottom w:val="0"/>
      <w:divBdr>
        <w:top w:val="none" w:sz="0" w:space="0" w:color="auto"/>
        <w:left w:val="none" w:sz="0" w:space="0" w:color="auto"/>
        <w:bottom w:val="none" w:sz="0" w:space="0" w:color="auto"/>
        <w:right w:val="none" w:sz="0" w:space="0" w:color="auto"/>
      </w:divBdr>
    </w:div>
    <w:div w:id="160629071">
      <w:bodyDiv w:val="1"/>
      <w:marLeft w:val="0"/>
      <w:marRight w:val="0"/>
      <w:marTop w:val="0"/>
      <w:marBottom w:val="0"/>
      <w:divBdr>
        <w:top w:val="none" w:sz="0" w:space="0" w:color="auto"/>
        <w:left w:val="none" w:sz="0" w:space="0" w:color="auto"/>
        <w:bottom w:val="none" w:sz="0" w:space="0" w:color="auto"/>
        <w:right w:val="none" w:sz="0" w:space="0" w:color="auto"/>
      </w:divBdr>
    </w:div>
    <w:div w:id="179979650">
      <w:bodyDiv w:val="1"/>
      <w:marLeft w:val="0"/>
      <w:marRight w:val="0"/>
      <w:marTop w:val="0"/>
      <w:marBottom w:val="0"/>
      <w:divBdr>
        <w:top w:val="none" w:sz="0" w:space="0" w:color="auto"/>
        <w:left w:val="none" w:sz="0" w:space="0" w:color="auto"/>
        <w:bottom w:val="none" w:sz="0" w:space="0" w:color="auto"/>
        <w:right w:val="none" w:sz="0" w:space="0" w:color="auto"/>
      </w:divBdr>
    </w:div>
    <w:div w:id="182404741">
      <w:bodyDiv w:val="1"/>
      <w:marLeft w:val="0"/>
      <w:marRight w:val="0"/>
      <w:marTop w:val="0"/>
      <w:marBottom w:val="0"/>
      <w:divBdr>
        <w:top w:val="none" w:sz="0" w:space="0" w:color="auto"/>
        <w:left w:val="none" w:sz="0" w:space="0" w:color="auto"/>
        <w:bottom w:val="none" w:sz="0" w:space="0" w:color="auto"/>
        <w:right w:val="none" w:sz="0" w:space="0" w:color="auto"/>
      </w:divBdr>
    </w:div>
    <w:div w:id="215162106">
      <w:bodyDiv w:val="1"/>
      <w:marLeft w:val="0"/>
      <w:marRight w:val="0"/>
      <w:marTop w:val="0"/>
      <w:marBottom w:val="0"/>
      <w:divBdr>
        <w:top w:val="none" w:sz="0" w:space="0" w:color="auto"/>
        <w:left w:val="none" w:sz="0" w:space="0" w:color="auto"/>
        <w:bottom w:val="none" w:sz="0" w:space="0" w:color="auto"/>
        <w:right w:val="none" w:sz="0" w:space="0" w:color="auto"/>
      </w:divBdr>
    </w:div>
    <w:div w:id="230503151">
      <w:bodyDiv w:val="1"/>
      <w:marLeft w:val="0"/>
      <w:marRight w:val="0"/>
      <w:marTop w:val="0"/>
      <w:marBottom w:val="0"/>
      <w:divBdr>
        <w:top w:val="none" w:sz="0" w:space="0" w:color="auto"/>
        <w:left w:val="none" w:sz="0" w:space="0" w:color="auto"/>
        <w:bottom w:val="none" w:sz="0" w:space="0" w:color="auto"/>
        <w:right w:val="none" w:sz="0" w:space="0" w:color="auto"/>
      </w:divBdr>
    </w:div>
    <w:div w:id="250701824">
      <w:bodyDiv w:val="1"/>
      <w:marLeft w:val="0"/>
      <w:marRight w:val="0"/>
      <w:marTop w:val="0"/>
      <w:marBottom w:val="0"/>
      <w:divBdr>
        <w:top w:val="none" w:sz="0" w:space="0" w:color="auto"/>
        <w:left w:val="none" w:sz="0" w:space="0" w:color="auto"/>
        <w:bottom w:val="none" w:sz="0" w:space="0" w:color="auto"/>
        <w:right w:val="none" w:sz="0" w:space="0" w:color="auto"/>
      </w:divBdr>
    </w:div>
    <w:div w:id="255134818">
      <w:bodyDiv w:val="1"/>
      <w:marLeft w:val="0"/>
      <w:marRight w:val="0"/>
      <w:marTop w:val="0"/>
      <w:marBottom w:val="0"/>
      <w:divBdr>
        <w:top w:val="none" w:sz="0" w:space="0" w:color="auto"/>
        <w:left w:val="none" w:sz="0" w:space="0" w:color="auto"/>
        <w:bottom w:val="none" w:sz="0" w:space="0" w:color="auto"/>
        <w:right w:val="none" w:sz="0" w:space="0" w:color="auto"/>
      </w:divBdr>
    </w:div>
    <w:div w:id="262806656">
      <w:bodyDiv w:val="1"/>
      <w:marLeft w:val="0"/>
      <w:marRight w:val="0"/>
      <w:marTop w:val="0"/>
      <w:marBottom w:val="0"/>
      <w:divBdr>
        <w:top w:val="none" w:sz="0" w:space="0" w:color="auto"/>
        <w:left w:val="none" w:sz="0" w:space="0" w:color="auto"/>
        <w:bottom w:val="none" w:sz="0" w:space="0" w:color="auto"/>
        <w:right w:val="none" w:sz="0" w:space="0" w:color="auto"/>
      </w:divBdr>
    </w:div>
    <w:div w:id="263922952">
      <w:bodyDiv w:val="1"/>
      <w:marLeft w:val="0"/>
      <w:marRight w:val="0"/>
      <w:marTop w:val="0"/>
      <w:marBottom w:val="0"/>
      <w:divBdr>
        <w:top w:val="none" w:sz="0" w:space="0" w:color="auto"/>
        <w:left w:val="none" w:sz="0" w:space="0" w:color="auto"/>
        <w:bottom w:val="none" w:sz="0" w:space="0" w:color="auto"/>
        <w:right w:val="none" w:sz="0" w:space="0" w:color="auto"/>
      </w:divBdr>
      <w:divsChild>
        <w:div w:id="1276014553">
          <w:marLeft w:val="0"/>
          <w:marRight w:val="0"/>
          <w:marTop w:val="240"/>
          <w:marBottom w:val="120"/>
          <w:divBdr>
            <w:top w:val="none" w:sz="0" w:space="0" w:color="auto"/>
            <w:left w:val="none" w:sz="0" w:space="0" w:color="auto"/>
            <w:bottom w:val="none" w:sz="0" w:space="0" w:color="auto"/>
            <w:right w:val="none" w:sz="0" w:space="0" w:color="auto"/>
          </w:divBdr>
        </w:div>
        <w:div w:id="1982954094">
          <w:marLeft w:val="0"/>
          <w:marRight w:val="0"/>
          <w:marTop w:val="240"/>
          <w:marBottom w:val="120"/>
          <w:divBdr>
            <w:top w:val="none" w:sz="0" w:space="0" w:color="auto"/>
            <w:left w:val="none" w:sz="0" w:space="0" w:color="auto"/>
            <w:bottom w:val="none" w:sz="0" w:space="0" w:color="auto"/>
            <w:right w:val="none" w:sz="0" w:space="0" w:color="auto"/>
          </w:divBdr>
        </w:div>
        <w:div w:id="64231954">
          <w:marLeft w:val="0"/>
          <w:marRight w:val="0"/>
          <w:marTop w:val="240"/>
          <w:marBottom w:val="120"/>
          <w:divBdr>
            <w:top w:val="none" w:sz="0" w:space="0" w:color="auto"/>
            <w:left w:val="none" w:sz="0" w:space="0" w:color="auto"/>
            <w:bottom w:val="none" w:sz="0" w:space="0" w:color="auto"/>
            <w:right w:val="none" w:sz="0" w:space="0" w:color="auto"/>
          </w:divBdr>
        </w:div>
        <w:div w:id="796872900">
          <w:marLeft w:val="0"/>
          <w:marRight w:val="0"/>
          <w:marTop w:val="240"/>
          <w:marBottom w:val="120"/>
          <w:divBdr>
            <w:top w:val="none" w:sz="0" w:space="0" w:color="auto"/>
            <w:left w:val="none" w:sz="0" w:space="0" w:color="auto"/>
            <w:bottom w:val="none" w:sz="0" w:space="0" w:color="auto"/>
            <w:right w:val="none" w:sz="0" w:space="0" w:color="auto"/>
          </w:divBdr>
        </w:div>
      </w:divsChild>
    </w:div>
    <w:div w:id="277298352">
      <w:bodyDiv w:val="1"/>
      <w:marLeft w:val="0"/>
      <w:marRight w:val="0"/>
      <w:marTop w:val="0"/>
      <w:marBottom w:val="0"/>
      <w:divBdr>
        <w:top w:val="none" w:sz="0" w:space="0" w:color="auto"/>
        <w:left w:val="none" w:sz="0" w:space="0" w:color="auto"/>
        <w:bottom w:val="none" w:sz="0" w:space="0" w:color="auto"/>
        <w:right w:val="none" w:sz="0" w:space="0" w:color="auto"/>
      </w:divBdr>
    </w:div>
    <w:div w:id="284820208">
      <w:bodyDiv w:val="1"/>
      <w:marLeft w:val="0"/>
      <w:marRight w:val="0"/>
      <w:marTop w:val="0"/>
      <w:marBottom w:val="0"/>
      <w:divBdr>
        <w:top w:val="none" w:sz="0" w:space="0" w:color="auto"/>
        <w:left w:val="none" w:sz="0" w:space="0" w:color="auto"/>
        <w:bottom w:val="none" w:sz="0" w:space="0" w:color="auto"/>
        <w:right w:val="none" w:sz="0" w:space="0" w:color="auto"/>
      </w:divBdr>
    </w:div>
    <w:div w:id="288977003">
      <w:bodyDiv w:val="1"/>
      <w:marLeft w:val="0"/>
      <w:marRight w:val="0"/>
      <w:marTop w:val="0"/>
      <w:marBottom w:val="0"/>
      <w:divBdr>
        <w:top w:val="none" w:sz="0" w:space="0" w:color="auto"/>
        <w:left w:val="none" w:sz="0" w:space="0" w:color="auto"/>
        <w:bottom w:val="none" w:sz="0" w:space="0" w:color="auto"/>
        <w:right w:val="none" w:sz="0" w:space="0" w:color="auto"/>
      </w:divBdr>
    </w:div>
    <w:div w:id="294456646">
      <w:bodyDiv w:val="1"/>
      <w:marLeft w:val="0"/>
      <w:marRight w:val="0"/>
      <w:marTop w:val="0"/>
      <w:marBottom w:val="0"/>
      <w:divBdr>
        <w:top w:val="none" w:sz="0" w:space="0" w:color="auto"/>
        <w:left w:val="none" w:sz="0" w:space="0" w:color="auto"/>
        <w:bottom w:val="none" w:sz="0" w:space="0" w:color="auto"/>
        <w:right w:val="none" w:sz="0" w:space="0" w:color="auto"/>
      </w:divBdr>
    </w:div>
    <w:div w:id="317271803">
      <w:bodyDiv w:val="1"/>
      <w:marLeft w:val="0"/>
      <w:marRight w:val="0"/>
      <w:marTop w:val="0"/>
      <w:marBottom w:val="0"/>
      <w:divBdr>
        <w:top w:val="none" w:sz="0" w:space="0" w:color="auto"/>
        <w:left w:val="none" w:sz="0" w:space="0" w:color="auto"/>
        <w:bottom w:val="none" w:sz="0" w:space="0" w:color="auto"/>
        <w:right w:val="none" w:sz="0" w:space="0" w:color="auto"/>
      </w:divBdr>
    </w:div>
    <w:div w:id="317341626">
      <w:bodyDiv w:val="1"/>
      <w:marLeft w:val="0"/>
      <w:marRight w:val="0"/>
      <w:marTop w:val="0"/>
      <w:marBottom w:val="0"/>
      <w:divBdr>
        <w:top w:val="none" w:sz="0" w:space="0" w:color="auto"/>
        <w:left w:val="none" w:sz="0" w:space="0" w:color="auto"/>
        <w:bottom w:val="none" w:sz="0" w:space="0" w:color="auto"/>
        <w:right w:val="none" w:sz="0" w:space="0" w:color="auto"/>
      </w:divBdr>
    </w:div>
    <w:div w:id="370153529">
      <w:bodyDiv w:val="1"/>
      <w:marLeft w:val="0"/>
      <w:marRight w:val="0"/>
      <w:marTop w:val="0"/>
      <w:marBottom w:val="0"/>
      <w:divBdr>
        <w:top w:val="none" w:sz="0" w:space="0" w:color="auto"/>
        <w:left w:val="none" w:sz="0" w:space="0" w:color="auto"/>
        <w:bottom w:val="none" w:sz="0" w:space="0" w:color="auto"/>
        <w:right w:val="none" w:sz="0" w:space="0" w:color="auto"/>
      </w:divBdr>
    </w:div>
    <w:div w:id="382363900">
      <w:bodyDiv w:val="1"/>
      <w:marLeft w:val="0"/>
      <w:marRight w:val="0"/>
      <w:marTop w:val="0"/>
      <w:marBottom w:val="0"/>
      <w:divBdr>
        <w:top w:val="none" w:sz="0" w:space="0" w:color="auto"/>
        <w:left w:val="none" w:sz="0" w:space="0" w:color="auto"/>
        <w:bottom w:val="none" w:sz="0" w:space="0" w:color="auto"/>
        <w:right w:val="none" w:sz="0" w:space="0" w:color="auto"/>
      </w:divBdr>
    </w:div>
    <w:div w:id="389351624">
      <w:bodyDiv w:val="1"/>
      <w:marLeft w:val="0"/>
      <w:marRight w:val="0"/>
      <w:marTop w:val="0"/>
      <w:marBottom w:val="0"/>
      <w:divBdr>
        <w:top w:val="none" w:sz="0" w:space="0" w:color="auto"/>
        <w:left w:val="none" w:sz="0" w:space="0" w:color="auto"/>
        <w:bottom w:val="none" w:sz="0" w:space="0" w:color="auto"/>
        <w:right w:val="none" w:sz="0" w:space="0" w:color="auto"/>
      </w:divBdr>
    </w:div>
    <w:div w:id="393235126">
      <w:bodyDiv w:val="1"/>
      <w:marLeft w:val="0"/>
      <w:marRight w:val="0"/>
      <w:marTop w:val="0"/>
      <w:marBottom w:val="0"/>
      <w:divBdr>
        <w:top w:val="none" w:sz="0" w:space="0" w:color="auto"/>
        <w:left w:val="none" w:sz="0" w:space="0" w:color="auto"/>
        <w:bottom w:val="none" w:sz="0" w:space="0" w:color="auto"/>
        <w:right w:val="none" w:sz="0" w:space="0" w:color="auto"/>
      </w:divBdr>
    </w:div>
    <w:div w:id="399056595">
      <w:bodyDiv w:val="1"/>
      <w:marLeft w:val="0"/>
      <w:marRight w:val="0"/>
      <w:marTop w:val="0"/>
      <w:marBottom w:val="0"/>
      <w:divBdr>
        <w:top w:val="none" w:sz="0" w:space="0" w:color="auto"/>
        <w:left w:val="none" w:sz="0" w:space="0" w:color="auto"/>
        <w:bottom w:val="none" w:sz="0" w:space="0" w:color="auto"/>
        <w:right w:val="none" w:sz="0" w:space="0" w:color="auto"/>
      </w:divBdr>
    </w:div>
    <w:div w:id="429813024">
      <w:bodyDiv w:val="1"/>
      <w:marLeft w:val="0"/>
      <w:marRight w:val="0"/>
      <w:marTop w:val="0"/>
      <w:marBottom w:val="0"/>
      <w:divBdr>
        <w:top w:val="none" w:sz="0" w:space="0" w:color="auto"/>
        <w:left w:val="none" w:sz="0" w:space="0" w:color="auto"/>
        <w:bottom w:val="none" w:sz="0" w:space="0" w:color="auto"/>
        <w:right w:val="none" w:sz="0" w:space="0" w:color="auto"/>
      </w:divBdr>
    </w:div>
    <w:div w:id="442310658">
      <w:bodyDiv w:val="1"/>
      <w:marLeft w:val="0"/>
      <w:marRight w:val="0"/>
      <w:marTop w:val="0"/>
      <w:marBottom w:val="0"/>
      <w:divBdr>
        <w:top w:val="none" w:sz="0" w:space="0" w:color="auto"/>
        <w:left w:val="none" w:sz="0" w:space="0" w:color="auto"/>
        <w:bottom w:val="none" w:sz="0" w:space="0" w:color="auto"/>
        <w:right w:val="none" w:sz="0" w:space="0" w:color="auto"/>
      </w:divBdr>
    </w:div>
    <w:div w:id="442581281">
      <w:bodyDiv w:val="1"/>
      <w:marLeft w:val="0"/>
      <w:marRight w:val="0"/>
      <w:marTop w:val="0"/>
      <w:marBottom w:val="0"/>
      <w:divBdr>
        <w:top w:val="none" w:sz="0" w:space="0" w:color="auto"/>
        <w:left w:val="none" w:sz="0" w:space="0" w:color="auto"/>
        <w:bottom w:val="none" w:sz="0" w:space="0" w:color="auto"/>
        <w:right w:val="none" w:sz="0" w:space="0" w:color="auto"/>
      </w:divBdr>
    </w:div>
    <w:div w:id="493837437">
      <w:bodyDiv w:val="1"/>
      <w:marLeft w:val="0"/>
      <w:marRight w:val="0"/>
      <w:marTop w:val="0"/>
      <w:marBottom w:val="0"/>
      <w:divBdr>
        <w:top w:val="none" w:sz="0" w:space="0" w:color="auto"/>
        <w:left w:val="none" w:sz="0" w:space="0" w:color="auto"/>
        <w:bottom w:val="none" w:sz="0" w:space="0" w:color="auto"/>
        <w:right w:val="none" w:sz="0" w:space="0" w:color="auto"/>
      </w:divBdr>
    </w:div>
    <w:div w:id="504243293">
      <w:bodyDiv w:val="1"/>
      <w:marLeft w:val="0"/>
      <w:marRight w:val="0"/>
      <w:marTop w:val="0"/>
      <w:marBottom w:val="0"/>
      <w:divBdr>
        <w:top w:val="none" w:sz="0" w:space="0" w:color="auto"/>
        <w:left w:val="none" w:sz="0" w:space="0" w:color="auto"/>
        <w:bottom w:val="none" w:sz="0" w:space="0" w:color="auto"/>
        <w:right w:val="none" w:sz="0" w:space="0" w:color="auto"/>
      </w:divBdr>
    </w:div>
    <w:div w:id="517039404">
      <w:bodyDiv w:val="1"/>
      <w:marLeft w:val="0"/>
      <w:marRight w:val="0"/>
      <w:marTop w:val="0"/>
      <w:marBottom w:val="0"/>
      <w:divBdr>
        <w:top w:val="none" w:sz="0" w:space="0" w:color="auto"/>
        <w:left w:val="none" w:sz="0" w:space="0" w:color="auto"/>
        <w:bottom w:val="none" w:sz="0" w:space="0" w:color="auto"/>
        <w:right w:val="none" w:sz="0" w:space="0" w:color="auto"/>
      </w:divBdr>
      <w:divsChild>
        <w:div w:id="939220738">
          <w:marLeft w:val="0"/>
          <w:marRight w:val="0"/>
          <w:marTop w:val="240"/>
          <w:marBottom w:val="120"/>
          <w:divBdr>
            <w:top w:val="none" w:sz="0" w:space="0" w:color="auto"/>
            <w:left w:val="none" w:sz="0" w:space="0" w:color="auto"/>
            <w:bottom w:val="none" w:sz="0" w:space="0" w:color="auto"/>
            <w:right w:val="none" w:sz="0" w:space="0" w:color="auto"/>
          </w:divBdr>
        </w:div>
        <w:div w:id="1990864692">
          <w:marLeft w:val="0"/>
          <w:marRight w:val="0"/>
          <w:marTop w:val="240"/>
          <w:marBottom w:val="120"/>
          <w:divBdr>
            <w:top w:val="none" w:sz="0" w:space="0" w:color="auto"/>
            <w:left w:val="none" w:sz="0" w:space="0" w:color="auto"/>
            <w:bottom w:val="none" w:sz="0" w:space="0" w:color="auto"/>
            <w:right w:val="none" w:sz="0" w:space="0" w:color="auto"/>
          </w:divBdr>
        </w:div>
        <w:div w:id="85537512">
          <w:marLeft w:val="0"/>
          <w:marRight w:val="0"/>
          <w:marTop w:val="240"/>
          <w:marBottom w:val="120"/>
          <w:divBdr>
            <w:top w:val="none" w:sz="0" w:space="0" w:color="auto"/>
            <w:left w:val="none" w:sz="0" w:space="0" w:color="auto"/>
            <w:bottom w:val="none" w:sz="0" w:space="0" w:color="auto"/>
            <w:right w:val="none" w:sz="0" w:space="0" w:color="auto"/>
          </w:divBdr>
        </w:div>
        <w:div w:id="295375137">
          <w:marLeft w:val="0"/>
          <w:marRight w:val="0"/>
          <w:marTop w:val="240"/>
          <w:marBottom w:val="120"/>
          <w:divBdr>
            <w:top w:val="none" w:sz="0" w:space="0" w:color="auto"/>
            <w:left w:val="none" w:sz="0" w:space="0" w:color="auto"/>
            <w:bottom w:val="none" w:sz="0" w:space="0" w:color="auto"/>
            <w:right w:val="none" w:sz="0" w:space="0" w:color="auto"/>
          </w:divBdr>
        </w:div>
      </w:divsChild>
    </w:div>
    <w:div w:id="525951547">
      <w:bodyDiv w:val="1"/>
      <w:marLeft w:val="0"/>
      <w:marRight w:val="0"/>
      <w:marTop w:val="0"/>
      <w:marBottom w:val="0"/>
      <w:divBdr>
        <w:top w:val="none" w:sz="0" w:space="0" w:color="auto"/>
        <w:left w:val="none" w:sz="0" w:space="0" w:color="auto"/>
        <w:bottom w:val="none" w:sz="0" w:space="0" w:color="auto"/>
        <w:right w:val="none" w:sz="0" w:space="0" w:color="auto"/>
      </w:divBdr>
    </w:div>
    <w:div w:id="533926876">
      <w:bodyDiv w:val="1"/>
      <w:marLeft w:val="0"/>
      <w:marRight w:val="0"/>
      <w:marTop w:val="0"/>
      <w:marBottom w:val="0"/>
      <w:divBdr>
        <w:top w:val="none" w:sz="0" w:space="0" w:color="auto"/>
        <w:left w:val="none" w:sz="0" w:space="0" w:color="auto"/>
        <w:bottom w:val="none" w:sz="0" w:space="0" w:color="auto"/>
        <w:right w:val="none" w:sz="0" w:space="0" w:color="auto"/>
      </w:divBdr>
    </w:div>
    <w:div w:id="536090887">
      <w:bodyDiv w:val="1"/>
      <w:marLeft w:val="0"/>
      <w:marRight w:val="0"/>
      <w:marTop w:val="0"/>
      <w:marBottom w:val="0"/>
      <w:divBdr>
        <w:top w:val="none" w:sz="0" w:space="0" w:color="auto"/>
        <w:left w:val="none" w:sz="0" w:space="0" w:color="auto"/>
        <w:bottom w:val="none" w:sz="0" w:space="0" w:color="auto"/>
        <w:right w:val="none" w:sz="0" w:space="0" w:color="auto"/>
      </w:divBdr>
    </w:div>
    <w:div w:id="556093237">
      <w:bodyDiv w:val="1"/>
      <w:marLeft w:val="0"/>
      <w:marRight w:val="0"/>
      <w:marTop w:val="0"/>
      <w:marBottom w:val="0"/>
      <w:divBdr>
        <w:top w:val="none" w:sz="0" w:space="0" w:color="auto"/>
        <w:left w:val="none" w:sz="0" w:space="0" w:color="auto"/>
        <w:bottom w:val="none" w:sz="0" w:space="0" w:color="auto"/>
        <w:right w:val="none" w:sz="0" w:space="0" w:color="auto"/>
      </w:divBdr>
    </w:div>
    <w:div w:id="568271675">
      <w:bodyDiv w:val="1"/>
      <w:marLeft w:val="0"/>
      <w:marRight w:val="0"/>
      <w:marTop w:val="0"/>
      <w:marBottom w:val="0"/>
      <w:divBdr>
        <w:top w:val="none" w:sz="0" w:space="0" w:color="auto"/>
        <w:left w:val="none" w:sz="0" w:space="0" w:color="auto"/>
        <w:bottom w:val="none" w:sz="0" w:space="0" w:color="auto"/>
        <w:right w:val="none" w:sz="0" w:space="0" w:color="auto"/>
      </w:divBdr>
    </w:div>
    <w:div w:id="600527572">
      <w:bodyDiv w:val="1"/>
      <w:marLeft w:val="0"/>
      <w:marRight w:val="0"/>
      <w:marTop w:val="0"/>
      <w:marBottom w:val="0"/>
      <w:divBdr>
        <w:top w:val="none" w:sz="0" w:space="0" w:color="auto"/>
        <w:left w:val="none" w:sz="0" w:space="0" w:color="auto"/>
        <w:bottom w:val="none" w:sz="0" w:space="0" w:color="auto"/>
        <w:right w:val="none" w:sz="0" w:space="0" w:color="auto"/>
      </w:divBdr>
    </w:div>
    <w:div w:id="606959897">
      <w:bodyDiv w:val="1"/>
      <w:marLeft w:val="0"/>
      <w:marRight w:val="0"/>
      <w:marTop w:val="0"/>
      <w:marBottom w:val="0"/>
      <w:divBdr>
        <w:top w:val="none" w:sz="0" w:space="0" w:color="auto"/>
        <w:left w:val="none" w:sz="0" w:space="0" w:color="auto"/>
        <w:bottom w:val="none" w:sz="0" w:space="0" w:color="auto"/>
        <w:right w:val="none" w:sz="0" w:space="0" w:color="auto"/>
      </w:divBdr>
    </w:div>
    <w:div w:id="618268889">
      <w:bodyDiv w:val="1"/>
      <w:marLeft w:val="0"/>
      <w:marRight w:val="0"/>
      <w:marTop w:val="0"/>
      <w:marBottom w:val="0"/>
      <w:divBdr>
        <w:top w:val="none" w:sz="0" w:space="0" w:color="auto"/>
        <w:left w:val="none" w:sz="0" w:space="0" w:color="auto"/>
        <w:bottom w:val="none" w:sz="0" w:space="0" w:color="auto"/>
        <w:right w:val="none" w:sz="0" w:space="0" w:color="auto"/>
      </w:divBdr>
    </w:div>
    <w:div w:id="624851902">
      <w:bodyDiv w:val="1"/>
      <w:marLeft w:val="0"/>
      <w:marRight w:val="0"/>
      <w:marTop w:val="0"/>
      <w:marBottom w:val="0"/>
      <w:divBdr>
        <w:top w:val="none" w:sz="0" w:space="0" w:color="auto"/>
        <w:left w:val="none" w:sz="0" w:space="0" w:color="auto"/>
        <w:bottom w:val="none" w:sz="0" w:space="0" w:color="auto"/>
        <w:right w:val="none" w:sz="0" w:space="0" w:color="auto"/>
      </w:divBdr>
    </w:div>
    <w:div w:id="635725142">
      <w:bodyDiv w:val="1"/>
      <w:marLeft w:val="0"/>
      <w:marRight w:val="0"/>
      <w:marTop w:val="0"/>
      <w:marBottom w:val="0"/>
      <w:divBdr>
        <w:top w:val="none" w:sz="0" w:space="0" w:color="auto"/>
        <w:left w:val="none" w:sz="0" w:space="0" w:color="auto"/>
        <w:bottom w:val="none" w:sz="0" w:space="0" w:color="auto"/>
        <w:right w:val="none" w:sz="0" w:space="0" w:color="auto"/>
      </w:divBdr>
    </w:div>
    <w:div w:id="645622457">
      <w:bodyDiv w:val="1"/>
      <w:marLeft w:val="0"/>
      <w:marRight w:val="0"/>
      <w:marTop w:val="0"/>
      <w:marBottom w:val="0"/>
      <w:divBdr>
        <w:top w:val="none" w:sz="0" w:space="0" w:color="auto"/>
        <w:left w:val="none" w:sz="0" w:space="0" w:color="auto"/>
        <w:bottom w:val="none" w:sz="0" w:space="0" w:color="auto"/>
        <w:right w:val="none" w:sz="0" w:space="0" w:color="auto"/>
      </w:divBdr>
    </w:div>
    <w:div w:id="678701301">
      <w:bodyDiv w:val="1"/>
      <w:marLeft w:val="0"/>
      <w:marRight w:val="0"/>
      <w:marTop w:val="0"/>
      <w:marBottom w:val="0"/>
      <w:divBdr>
        <w:top w:val="none" w:sz="0" w:space="0" w:color="auto"/>
        <w:left w:val="none" w:sz="0" w:space="0" w:color="auto"/>
        <w:bottom w:val="none" w:sz="0" w:space="0" w:color="auto"/>
        <w:right w:val="none" w:sz="0" w:space="0" w:color="auto"/>
      </w:divBdr>
    </w:div>
    <w:div w:id="683089041">
      <w:bodyDiv w:val="1"/>
      <w:marLeft w:val="0"/>
      <w:marRight w:val="0"/>
      <w:marTop w:val="0"/>
      <w:marBottom w:val="0"/>
      <w:divBdr>
        <w:top w:val="none" w:sz="0" w:space="0" w:color="auto"/>
        <w:left w:val="none" w:sz="0" w:space="0" w:color="auto"/>
        <w:bottom w:val="none" w:sz="0" w:space="0" w:color="auto"/>
        <w:right w:val="none" w:sz="0" w:space="0" w:color="auto"/>
      </w:divBdr>
    </w:div>
    <w:div w:id="693389268">
      <w:bodyDiv w:val="1"/>
      <w:marLeft w:val="0"/>
      <w:marRight w:val="0"/>
      <w:marTop w:val="0"/>
      <w:marBottom w:val="0"/>
      <w:divBdr>
        <w:top w:val="none" w:sz="0" w:space="0" w:color="auto"/>
        <w:left w:val="none" w:sz="0" w:space="0" w:color="auto"/>
        <w:bottom w:val="none" w:sz="0" w:space="0" w:color="auto"/>
        <w:right w:val="none" w:sz="0" w:space="0" w:color="auto"/>
      </w:divBdr>
    </w:div>
    <w:div w:id="707878918">
      <w:bodyDiv w:val="1"/>
      <w:marLeft w:val="0"/>
      <w:marRight w:val="0"/>
      <w:marTop w:val="0"/>
      <w:marBottom w:val="0"/>
      <w:divBdr>
        <w:top w:val="none" w:sz="0" w:space="0" w:color="auto"/>
        <w:left w:val="none" w:sz="0" w:space="0" w:color="auto"/>
        <w:bottom w:val="none" w:sz="0" w:space="0" w:color="auto"/>
        <w:right w:val="none" w:sz="0" w:space="0" w:color="auto"/>
      </w:divBdr>
    </w:div>
    <w:div w:id="709494307">
      <w:bodyDiv w:val="1"/>
      <w:marLeft w:val="0"/>
      <w:marRight w:val="0"/>
      <w:marTop w:val="0"/>
      <w:marBottom w:val="0"/>
      <w:divBdr>
        <w:top w:val="none" w:sz="0" w:space="0" w:color="auto"/>
        <w:left w:val="none" w:sz="0" w:space="0" w:color="auto"/>
        <w:bottom w:val="none" w:sz="0" w:space="0" w:color="auto"/>
        <w:right w:val="none" w:sz="0" w:space="0" w:color="auto"/>
      </w:divBdr>
    </w:div>
    <w:div w:id="743533408">
      <w:bodyDiv w:val="1"/>
      <w:marLeft w:val="0"/>
      <w:marRight w:val="0"/>
      <w:marTop w:val="0"/>
      <w:marBottom w:val="0"/>
      <w:divBdr>
        <w:top w:val="none" w:sz="0" w:space="0" w:color="auto"/>
        <w:left w:val="none" w:sz="0" w:space="0" w:color="auto"/>
        <w:bottom w:val="none" w:sz="0" w:space="0" w:color="auto"/>
        <w:right w:val="none" w:sz="0" w:space="0" w:color="auto"/>
      </w:divBdr>
    </w:div>
    <w:div w:id="744105339">
      <w:bodyDiv w:val="1"/>
      <w:marLeft w:val="0"/>
      <w:marRight w:val="0"/>
      <w:marTop w:val="0"/>
      <w:marBottom w:val="0"/>
      <w:divBdr>
        <w:top w:val="none" w:sz="0" w:space="0" w:color="auto"/>
        <w:left w:val="none" w:sz="0" w:space="0" w:color="auto"/>
        <w:bottom w:val="none" w:sz="0" w:space="0" w:color="auto"/>
        <w:right w:val="none" w:sz="0" w:space="0" w:color="auto"/>
      </w:divBdr>
    </w:div>
    <w:div w:id="745569079">
      <w:bodyDiv w:val="1"/>
      <w:marLeft w:val="0"/>
      <w:marRight w:val="0"/>
      <w:marTop w:val="0"/>
      <w:marBottom w:val="0"/>
      <w:divBdr>
        <w:top w:val="none" w:sz="0" w:space="0" w:color="auto"/>
        <w:left w:val="none" w:sz="0" w:space="0" w:color="auto"/>
        <w:bottom w:val="none" w:sz="0" w:space="0" w:color="auto"/>
        <w:right w:val="none" w:sz="0" w:space="0" w:color="auto"/>
      </w:divBdr>
    </w:div>
    <w:div w:id="761413199">
      <w:bodyDiv w:val="1"/>
      <w:marLeft w:val="0"/>
      <w:marRight w:val="0"/>
      <w:marTop w:val="0"/>
      <w:marBottom w:val="0"/>
      <w:divBdr>
        <w:top w:val="none" w:sz="0" w:space="0" w:color="auto"/>
        <w:left w:val="none" w:sz="0" w:space="0" w:color="auto"/>
        <w:bottom w:val="none" w:sz="0" w:space="0" w:color="auto"/>
        <w:right w:val="none" w:sz="0" w:space="0" w:color="auto"/>
      </w:divBdr>
    </w:div>
    <w:div w:id="844440276">
      <w:bodyDiv w:val="1"/>
      <w:marLeft w:val="0"/>
      <w:marRight w:val="0"/>
      <w:marTop w:val="0"/>
      <w:marBottom w:val="0"/>
      <w:divBdr>
        <w:top w:val="none" w:sz="0" w:space="0" w:color="auto"/>
        <w:left w:val="none" w:sz="0" w:space="0" w:color="auto"/>
        <w:bottom w:val="none" w:sz="0" w:space="0" w:color="auto"/>
        <w:right w:val="none" w:sz="0" w:space="0" w:color="auto"/>
      </w:divBdr>
    </w:div>
    <w:div w:id="849680398">
      <w:bodyDiv w:val="1"/>
      <w:marLeft w:val="0"/>
      <w:marRight w:val="0"/>
      <w:marTop w:val="0"/>
      <w:marBottom w:val="0"/>
      <w:divBdr>
        <w:top w:val="none" w:sz="0" w:space="0" w:color="auto"/>
        <w:left w:val="none" w:sz="0" w:space="0" w:color="auto"/>
        <w:bottom w:val="none" w:sz="0" w:space="0" w:color="auto"/>
        <w:right w:val="none" w:sz="0" w:space="0" w:color="auto"/>
      </w:divBdr>
    </w:div>
    <w:div w:id="877931227">
      <w:bodyDiv w:val="1"/>
      <w:marLeft w:val="0"/>
      <w:marRight w:val="0"/>
      <w:marTop w:val="0"/>
      <w:marBottom w:val="0"/>
      <w:divBdr>
        <w:top w:val="none" w:sz="0" w:space="0" w:color="auto"/>
        <w:left w:val="none" w:sz="0" w:space="0" w:color="auto"/>
        <w:bottom w:val="none" w:sz="0" w:space="0" w:color="auto"/>
        <w:right w:val="none" w:sz="0" w:space="0" w:color="auto"/>
      </w:divBdr>
    </w:div>
    <w:div w:id="886533094">
      <w:bodyDiv w:val="1"/>
      <w:marLeft w:val="0"/>
      <w:marRight w:val="0"/>
      <w:marTop w:val="0"/>
      <w:marBottom w:val="0"/>
      <w:divBdr>
        <w:top w:val="none" w:sz="0" w:space="0" w:color="auto"/>
        <w:left w:val="none" w:sz="0" w:space="0" w:color="auto"/>
        <w:bottom w:val="none" w:sz="0" w:space="0" w:color="auto"/>
        <w:right w:val="none" w:sz="0" w:space="0" w:color="auto"/>
      </w:divBdr>
    </w:div>
    <w:div w:id="908002117">
      <w:bodyDiv w:val="1"/>
      <w:marLeft w:val="0"/>
      <w:marRight w:val="0"/>
      <w:marTop w:val="0"/>
      <w:marBottom w:val="0"/>
      <w:divBdr>
        <w:top w:val="none" w:sz="0" w:space="0" w:color="auto"/>
        <w:left w:val="none" w:sz="0" w:space="0" w:color="auto"/>
        <w:bottom w:val="none" w:sz="0" w:space="0" w:color="auto"/>
        <w:right w:val="none" w:sz="0" w:space="0" w:color="auto"/>
      </w:divBdr>
    </w:div>
    <w:div w:id="942613617">
      <w:bodyDiv w:val="1"/>
      <w:marLeft w:val="0"/>
      <w:marRight w:val="0"/>
      <w:marTop w:val="0"/>
      <w:marBottom w:val="0"/>
      <w:divBdr>
        <w:top w:val="none" w:sz="0" w:space="0" w:color="auto"/>
        <w:left w:val="none" w:sz="0" w:space="0" w:color="auto"/>
        <w:bottom w:val="none" w:sz="0" w:space="0" w:color="auto"/>
        <w:right w:val="none" w:sz="0" w:space="0" w:color="auto"/>
      </w:divBdr>
    </w:div>
    <w:div w:id="959186271">
      <w:bodyDiv w:val="1"/>
      <w:marLeft w:val="0"/>
      <w:marRight w:val="0"/>
      <w:marTop w:val="0"/>
      <w:marBottom w:val="0"/>
      <w:divBdr>
        <w:top w:val="none" w:sz="0" w:space="0" w:color="auto"/>
        <w:left w:val="none" w:sz="0" w:space="0" w:color="auto"/>
        <w:bottom w:val="none" w:sz="0" w:space="0" w:color="auto"/>
        <w:right w:val="none" w:sz="0" w:space="0" w:color="auto"/>
      </w:divBdr>
    </w:div>
    <w:div w:id="960191778">
      <w:bodyDiv w:val="1"/>
      <w:marLeft w:val="0"/>
      <w:marRight w:val="0"/>
      <w:marTop w:val="0"/>
      <w:marBottom w:val="0"/>
      <w:divBdr>
        <w:top w:val="none" w:sz="0" w:space="0" w:color="auto"/>
        <w:left w:val="none" w:sz="0" w:space="0" w:color="auto"/>
        <w:bottom w:val="none" w:sz="0" w:space="0" w:color="auto"/>
        <w:right w:val="none" w:sz="0" w:space="0" w:color="auto"/>
      </w:divBdr>
    </w:div>
    <w:div w:id="996298081">
      <w:bodyDiv w:val="1"/>
      <w:marLeft w:val="0"/>
      <w:marRight w:val="0"/>
      <w:marTop w:val="0"/>
      <w:marBottom w:val="0"/>
      <w:divBdr>
        <w:top w:val="none" w:sz="0" w:space="0" w:color="auto"/>
        <w:left w:val="none" w:sz="0" w:space="0" w:color="auto"/>
        <w:bottom w:val="none" w:sz="0" w:space="0" w:color="auto"/>
        <w:right w:val="none" w:sz="0" w:space="0" w:color="auto"/>
      </w:divBdr>
    </w:div>
    <w:div w:id="1089621179">
      <w:bodyDiv w:val="1"/>
      <w:marLeft w:val="0"/>
      <w:marRight w:val="0"/>
      <w:marTop w:val="0"/>
      <w:marBottom w:val="0"/>
      <w:divBdr>
        <w:top w:val="none" w:sz="0" w:space="0" w:color="auto"/>
        <w:left w:val="none" w:sz="0" w:space="0" w:color="auto"/>
        <w:bottom w:val="none" w:sz="0" w:space="0" w:color="auto"/>
        <w:right w:val="none" w:sz="0" w:space="0" w:color="auto"/>
      </w:divBdr>
    </w:div>
    <w:div w:id="1109157104">
      <w:bodyDiv w:val="1"/>
      <w:marLeft w:val="0"/>
      <w:marRight w:val="0"/>
      <w:marTop w:val="0"/>
      <w:marBottom w:val="0"/>
      <w:divBdr>
        <w:top w:val="none" w:sz="0" w:space="0" w:color="auto"/>
        <w:left w:val="none" w:sz="0" w:space="0" w:color="auto"/>
        <w:bottom w:val="none" w:sz="0" w:space="0" w:color="auto"/>
        <w:right w:val="none" w:sz="0" w:space="0" w:color="auto"/>
      </w:divBdr>
    </w:div>
    <w:div w:id="1133064339">
      <w:bodyDiv w:val="1"/>
      <w:marLeft w:val="0"/>
      <w:marRight w:val="0"/>
      <w:marTop w:val="0"/>
      <w:marBottom w:val="0"/>
      <w:divBdr>
        <w:top w:val="none" w:sz="0" w:space="0" w:color="auto"/>
        <w:left w:val="none" w:sz="0" w:space="0" w:color="auto"/>
        <w:bottom w:val="none" w:sz="0" w:space="0" w:color="auto"/>
        <w:right w:val="none" w:sz="0" w:space="0" w:color="auto"/>
      </w:divBdr>
    </w:div>
    <w:div w:id="1139225252">
      <w:bodyDiv w:val="1"/>
      <w:marLeft w:val="0"/>
      <w:marRight w:val="0"/>
      <w:marTop w:val="0"/>
      <w:marBottom w:val="0"/>
      <w:divBdr>
        <w:top w:val="none" w:sz="0" w:space="0" w:color="auto"/>
        <w:left w:val="none" w:sz="0" w:space="0" w:color="auto"/>
        <w:bottom w:val="none" w:sz="0" w:space="0" w:color="auto"/>
        <w:right w:val="none" w:sz="0" w:space="0" w:color="auto"/>
      </w:divBdr>
    </w:div>
    <w:div w:id="1141072193">
      <w:bodyDiv w:val="1"/>
      <w:marLeft w:val="0"/>
      <w:marRight w:val="0"/>
      <w:marTop w:val="0"/>
      <w:marBottom w:val="0"/>
      <w:divBdr>
        <w:top w:val="none" w:sz="0" w:space="0" w:color="auto"/>
        <w:left w:val="none" w:sz="0" w:space="0" w:color="auto"/>
        <w:bottom w:val="none" w:sz="0" w:space="0" w:color="auto"/>
        <w:right w:val="none" w:sz="0" w:space="0" w:color="auto"/>
      </w:divBdr>
    </w:div>
    <w:div w:id="1142652486">
      <w:bodyDiv w:val="1"/>
      <w:marLeft w:val="0"/>
      <w:marRight w:val="0"/>
      <w:marTop w:val="0"/>
      <w:marBottom w:val="0"/>
      <w:divBdr>
        <w:top w:val="none" w:sz="0" w:space="0" w:color="auto"/>
        <w:left w:val="none" w:sz="0" w:space="0" w:color="auto"/>
        <w:bottom w:val="none" w:sz="0" w:space="0" w:color="auto"/>
        <w:right w:val="none" w:sz="0" w:space="0" w:color="auto"/>
      </w:divBdr>
    </w:div>
    <w:div w:id="1148982448">
      <w:bodyDiv w:val="1"/>
      <w:marLeft w:val="0"/>
      <w:marRight w:val="0"/>
      <w:marTop w:val="0"/>
      <w:marBottom w:val="0"/>
      <w:divBdr>
        <w:top w:val="none" w:sz="0" w:space="0" w:color="auto"/>
        <w:left w:val="none" w:sz="0" w:space="0" w:color="auto"/>
        <w:bottom w:val="none" w:sz="0" w:space="0" w:color="auto"/>
        <w:right w:val="none" w:sz="0" w:space="0" w:color="auto"/>
      </w:divBdr>
    </w:div>
    <w:div w:id="1173104248">
      <w:bodyDiv w:val="1"/>
      <w:marLeft w:val="0"/>
      <w:marRight w:val="0"/>
      <w:marTop w:val="0"/>
      <w:marBottom w:val="0"/>
      <w:divBdr>
        <w:top w:val="none" w:sz="0" w:space="0" w:color="auto"/>
        <w:left w:val="none" w:sz="0" w:space="0" w:color="auto"/>
        <w:bottom w:val="none" w:sz="0" w:space="0" w:color="auto"/>
        <w:right w:val="none" w:sz="0" w:space="0" w:color="auto"/>
      </w:divBdr>
    </w:div>
    <w:div w:id="1173954236">
      <w:bodyDiv w:val="1"/>
      <w:marLeft w:val="0"/>
      <w:marRight w:val="0"/>
      <w:marTop w:val="0"/>
      <w:marBottom w:val="0"/>
      <w:divBdr>
        <w:top w:val="none" w:sz="0" w:space="0" w:color="auto"/>
        <w:left w:val="none" w:sz="0" w:space="0" w:color="auto"/>
        <w:bottom w:val="none" w:sz="0" w:space="0" w:color="auto"/>
        <w:right w:val="none" w:sz="0" w:space="0" w:color="auto"/>
      </w:divBdr>
      <w:divsChild>
        <w:div w:id="1480922111">
          <w:marLeft w:val="0"/>
          <w:marRight w:val="0"/>
          <w:marTop w:val="240"/>
          <w:marBottom w:val="120"/>
          <w:divBdr>
            <w:top w:val="none" w:sz="0" w:space="0" w:color="auto"/>
            <w:left w:val="none" w:sz="0" w:space="0" w:color="auto"/>
            <w:bottom w:val="none" w:sz="0" w:space="0" w:color="auto"/>
            <w:right w:val="none" w:sz="0" w:space="0" w:color="auto"/>
          </w:divBdr>
        </w:div>
        <w:div w:id="705638320">
          <w:marLeft w:val="0"/>
          <w:marRight w:val="0"/>
          <w:marTop w:val="240"/>
          <w:marBottom w:val="120"/>
          <w:divBdr>
            <w:top w:val="none" w:sz="0" w:space="0" w:color="auto"/>
            <w:left w:val="none" w:sz="0" w:space="0" w:color="auto"/>
            <w:bottom w:val="none" w:sz="0" w:space="0" w:color="auto"/>
            <w:right w:val="none" w:sz="0" w:space="0" w:color="auto"/>
          </w:divBdr>
        </w:div>
        <w:div w:id="461264640">
          <w:marLeft w:val="0"/>
          <w:marRight w:val="0"/>
          <w:marTop w:val="240"/>
          <w:marBottom w:val="120"/>
          <w:divBdr>
            <w:top w:val="none" w:sz="0" w:space="0" w:color="auto"/>
            <w:left w:val="none" w:sz="0" w:space="0" w:color="auto"/>
            <w:bottom w:val="none" w:sz="0" w:space="0" w:color="auto"/>
            <w:right w:val="none" w:sz="0" w:space="0" w:color="auto"/>
          </w:divBdr>
        </w:div>
        <w:div w:id="806553545">
          <w:marLeft w:val="0"/>
          <w:marRight w:val="0"/>
          <w:marTop w:val="240"/>
          <w:marBottom w:val="120"/>
          <w:divBdr>
            <w:top w:val="none" w:sz="0" w:space="0" w:color="auto"/>
            <w:left w:val="none" w:sz="0" w:space="0" w:color="auto"/>
            <w:bottom w:val="none" w:sz="0" w:space="0" w:color="auto"/>
            <w:right w:val="none" w:sz="0" w:space="0" w:color="auto"/>
          </w:divBdr>
        </w:div>
      </w:divsChild>
    </w:div>
    <w:div w:id="1190408816">
      <w:bodyDiv w:val="1"/>
      <w:marLeft w:val="0"/>
      <w:marRight w:val="0"/>
      <w:marTop w:val="0"/>
      <w:marBottom w:val="0"/>
      <w:divBdr>
        <w:top w:val="none" w:sz="0" w:space="0" w:color="auto"/>
        <w:left w:val="none" w:sz="0" w:space="0" w:color="auto"/>
        <w:bottom w:val="none" w:sz="0" w:space="0" w:color="auto"/>
        <w:right w:val="none" w:sz="0" w:space="0" w:color="auto"/>
      </w:divBdr>
    </w:div>
    <w:div w:id="1191917218">
      <w:bodyDiv w:val="1"/>
      <w:marLeft w:val="0"/>
      <w:marRight w:val="0"/>
      <w:marTop w:val="0"/>
      <w:marBottom w:val="0"/>
      <w:divBdr>
        <w:top w:val="none" w:sz="0" w:space="0" w:color="auto"/>
        <w:left w:val="none" w:sz="0" w:space="0" w:color="auto"/>
        <w:bottom w:val="none" w:sz="0" w:space="0" w:color="auto"/>
        <w:right w:val="none" w:sz="0" w:space="0" w:color="auto"/>
      </w:divBdr>
    </w:div>
    <w:div w:id="1216044274">
      <w:bodyDiv w:val="1"/>
      <w:marLeft w:val="0"/>
      <w:marRight w:val="0"/>
      <w:marTop w:val="0"/>
      <w:marBottom w:val="0"/>
      <w:divBdr>
        <w:top w:val="none" w:sz="0" w:space="0" w:color="auto"/>
        <w:left w:val="none" w:sz="0" w:space="0" w:color="auto"/>
        <w:bottom w:val="none" w:sz="0" w:space="0" w:color="auto"/>
        <w:right w:val="none" w:sz="0" w:space="0" w:color="auto"/>
      </w:divBdr>
    </w:div>
    <w:div w:id="1237547193">
      <w:bodyDiv w:val="1"/>
      <w:marLeft w:val="0"/>
      <w:marRight w:val="0"/>
      <w:marTop w:val="0"/>
      <w:marBottom w:val="0"/>
      <w:divBdr>
        <w:top w:val="none" w:sz="0" w:space="0" w:color="auto"/>
        <w:left w:val="none" w:sz="0" w:space="0" w:color="auto"/>
        <w:bottom w:val="none" w:sz="0" w:space="0" w:color="auto"/>
        <w:right w:val="none" w:sz="0" w:space="0" w:color="auto"/>
      </w:divBdr>
    </w:div>
    <w:div w:id="1258833059">
      <w:bodyDiv w:val="1"/>
      <w:marLeft w:val="0"/>
      <w:marRight w:val="0"/>
      <w:marTop w:val="0"/>
      <w:marBottom w:val="0"/>
      <w:divBdr>
        <w:top w:val="none" w:sz="0" w:space="0" w:color="auto"/>
        <w:left w:val="none" w:sz="0" w:space="0" w:color="auto"/>
        <w:bottom w:val="none" w:sz="0" w:space="0" w:color="auto"/>
        <w:right w:val="none" w:sz="0" w:space="0" w:color="auto"/>
      </w:divBdr>
    </w:div>
    <w:div w:id="1262301107">
      <w:bodyDiv w:val="1"/>
      <w:marLeft w:val="0"/>
      <w:marRight w:val="0"/>
      <w:marTop w:val="0"/>
      <w:marBottom w:val="0"/>
      <w:divBdr>
        <w:top w:val="none" w:sz="0" w:space="0" w:color="auto"/>
        <w:left w:val="none" w:sz="0" w:space="0" w:color="auto"/>
        <w:bottom w:val="none" w:sz="0" w:space="0" w:color="auto"/>
        <w:right w:val="none" w:sz="0" w:space="0" w:color="auto"/>
      </w:divBdr>
    </w:div>
    <w:div w:id="1274287654">
      <w:bodyDiv w:val="1"/>
      <w:marLeft w:val="0"/>
      <w:marRight w:val="0"/>
      <w:marTop w:val="0"/>
      <w:marBottom w:val="0"/>
      <w:divBdr>
        <w:top w:val="none" w:sz="0" w:space="0" w:color="auto"/>
        <w:left w:val="none" w:sz="0" w:space="0" w:color="auto"/>
        <w:bottom w:val="none" w:sz="0" w:space="0" w:color="auto"/>
        <w:right w:val="none" w:sz="0" w:space="0" w:color="auto"/>
      </w:divBdr>
    </w:div>
    <w:div w:id="1319960848">
      <w:bodyDiv w:val="1"/>
      <w:marLeft w:val="0"/>
      <w:marRight w:val="0"/>
      <w:marTop w:val="0"/>
      <w:marBottom w:val="0"/>
      <w:divBdr>
        <w:top w:val="none" w:sz="0" w:space="0" w:color="auto"/>
        <w:left w:val="none" w:sz="0" w:space="0" w:color="auto"/>
        <w:bottom w:val="none" w:sz="0" w:space="0" w:color="auto"/>
        <w:right w:val="none" w:sz="0" w:space="0" w:color="auto"/>
      </w:divBdr>
    </w:div>
    <w:div w:id="1370760969">
      <w:bodyDiv w:val="1"/>
      <w:marLeft w:val="0"/>
      <w:marRight w:val="0"/>
      <w:marTop w:val="0"/>
      <w:marBottom w:val="0"/>
      <w:divBdr>
        <w:top w:val="none" w:sz="0" w:space="0" w:color="auto"/>
        <w:left w:val="none" w:sz="0" w:space="0" w:color="auto"/>
        <w:bottom w:val="none" w:sz="0" w:space="0" w:color="auto"/>
        <w:right w:val="none" w:sz="0" w:space="0" w:color="auto"/>
      </w:divBdr>
      <w:divsChild>
        <w:div w:id="8872158">
          <w:marLeft w:val="0"/>
          <w:marRight w:val="0"/>
          <w:marTop w:val="240"/>
          <w:marBottom w:val="120"/>
          <w:divBdr>
            <w:top w:val="none" w:sz="0" w:space="0" w:color="auto"/>
            <w:left w:val="none" w:sz="0" w:space="0" w:color="auto"/>
            <w:bottom w:val="none" w:sz="0" w:space="0" w:color="auto"/>
            <w:right w:val="none" w:sz="0" w:space="0" w:color="auto"/>
          </w:divBdr>
        </w:div>
        <w:div w:id="1474981014">
          <w:marLeft w:val="0"/>
          <w:marRight w:val="0"/>
          <w:marTop w:val="240"/>
          <w:marBottom w:val="120"/>
          <w:divBdr>
            <w:top w:val="none" w:sz="0" w:space="0" w:color="auto"/>
            <w:left w:val="none" w:sz="0" w:space="0" w:color="auto"/>
            <w:bottom w:val="none" w:sz="0" w:space="0" w:color="auto"/>
            <w:right w:val="none" w:sz="0" w:space="0" w:color="auto"/>
          </w:divBdr>
        </w:div>
        <w:div w:id="1303198563">
          <w:marLeft w:val="0"/>
          <w:marRight w:val="0"/>
          <w:marTop w:val="240"/>
          <w:marBottom w:val="120"/>
          <w:divBdr>
            <w:top w:val="none" w:sz="0" w:space="0" w:color="auto"/>
            <w:left w:val="none" w:sz="0" w:space="0" w:color="auto"/>
            <w:bottom w:val="none" w:sz="0" w:space="0" w:color="auto"/>
            <w:right w:val="none" w:sz="0" w:space="0" w:color="auto"/>
          </w:divBdr>
        </w:div>
        <w:div w:id="1750536085">
          <w:marLeft w:val="0"/>
          <w:marRight w:val="0"/>
          <w:marTop w:val="240"/>
          <w:marBottom w:val="120"/>
          <w:divBdr>
            <w:top w:val="none" w:sz="0" w:space="0" w:color="auto"/>
            <w:left w:val="none" w:sz="0" w:space="0" w:color="auto"/>
            <w:bottom w:val="none" w:sz="0" w:space="0" w:color="auto"/>
            <w:right w:val="none" w:sz="0" w:space="0" w:color="auto"/>
          </w:divBdr>
        </w:div>
      </w:divsChild>
    </w:div>
    <w:div w:id="1373650834">
      <w:bodyDiv w:val="1"/>
      <w:marLeft w:val="0"/>
      <w:marRight w:val="0"/>
      <w:marTop w:val="0"/>
      <w:marBottom w:val="0"/>
      <w:divBdr>
        <w:top w:val="none" w:sz="0" w:space="0" w:color="auto"/>
        <w:left w:val="none" w:sz="0" w:space="0" w:color="auto"/>
        <w:bottom w:val="none" w:sz="0" w:space="0" w:color="auto"/>
        <w:right w:val="none" w:sz="0" w:space="0" w:color="auto"/>
      </w:divBdr>
      <w:divsChild>
        <w:div w:id="253707571">
          <w:marLeft w:val="0"/>
          <w:marRight w:val="0"/>
          <w:marTop w:val="240"/>
          <w:marBottom w:val="120"/>
          <w:divBdr>
            <w:top w:val="none" w:sz="0" w:space="0" w:color="auto"/>
            <w:left w:val="none" w:sz="0" w:space="0" w:color="auto"/>
            <w:bottom w:val="none" w:sz="0" w:space="0" w:color="auto"/>
            <w:right w:val="none" w:sz="0" w:space="0" w:color="auto"/>
          </w:divBdr>
        </w:div>
        <w:div w:id="1407530250">
          <w:marLeft w:val="0"/>
          <w:marRight w:val="0"/>
          <w:marTop w:val="240"/>
          <w:marBottom w:val="120"/>
          <w:divBdr>
            <w:top w:val="none" w:sz="0" w:space="0" w:color="auto"/>
            <w:left w:val="none" w:sz="0" w:space="0" w:color="auto"/>
            <w:bottom w:val="none" w:sz="0" w:space="0" w:color="auto"/>
            <w:right w:val="none" w:sz="0" w:space="0" w:color="auto"/>
          </w:divBdr>
        </w:div>
        <w:div w:id="1600723165">
          <w:marLeft w:val="0"/>
          <w:marRight w:val="0"/>
          <w:marTop w:val="240"/>
          <w:marBottom w:val="120"/>
          <w:divBdr>
            <w:top w:val="none" w:sz="0" w:space="0" w:color="auto"/>
            <w:left w:val="none" w:sz="0" w:space="0" w:color="auto"/>
            <w:bottom w:val="none" w:sz="0" w:space="0" w:color="auto"/>
            <w:right w:val="none" w:sz="0" w:space="0" w:color="auto"/>
          </w:divBdr>
        </w:div>
        <w:div w:id="1463110056">
          <w:marLeft w:val="0"/>
          <w:marRight w:val="0"/>
          <w:marTop w:val="240"/>
          <w:marBottom w:val="120"/>
          <w:divBdr>
            <w:top w:val="none" w:sz="0" w:space="0" w:color="auto"/>
            <w:left w:val="none" w:sz="0" w:space="0" w:color="auto"/>
            <w:bottom w:val="none" w:sz="0" w:space="0" w:color="auto"/>
            <w:right w:val="none" w:sz="0" w:space="0" w:color="auto"/>
          </w:divBdr>
        </w:div>
      </w:divsChild>
    </w:div>
    <w:div w:id="1380980336">
      <w:bodyDiv w:val="1"/>
      <w:marLeft w:val="0"/>
      <w:marRight w:val="0"/>
      <w:marTop w:val="0"/>
      <w:marBottom w:val="0"/>
      <w:divBdr>
        <w:top w:val="none" w:sz="0" w:space="0" w:color="auto"/>
        <w:left w:val="none" w:sz="0" w:space="0" w:color="auto"/>
        <w:bottom w:val="none" w:sz="0" w:space="0" w:color="auto"/>
        <w:right w:val="none" w:sz="0" w:space="0" w:color="auto"/>
      </w:divBdr>
      <w:divsChild>
        <w:div w:id="1999189461">
          <w:marLeft w:val="0"/>
          <w:marRight w:val="0"/>
          <w:marTop w:val="240"/>
          <w:marBottom w:val="120"/>
          <w:divBdr>
            <w:top w:val="none" w:sz="0" w:space="0" w:color="auto"/>
            <w:left w:val="none" w:sz="0" w:space="0" w:color="auto"/>
            <w:bottom w:val="none" w:sz="0" w:space="0" w:color="auto"/>
            <w:right w:val="none" w:sz="0" w:space="0" w:color="auto"/>
          </w:divBdr>
        </w:div>
        <w:div w:id="1285236256">
          <w:marLeft w:val="0"/>
          <w:marRight w:val="0"/>
          <w:marTop w:val="240"/>
          <w:marBottom w:val="120"/>
          <w:divBdr>
            <w:top w:val="none" w:sz="0" w:space="0" w:color="auto"/>
            <w:left w:val="none" w:sz="0" w:space="0" w:color="auto"/>
            <w:bottom w:val="none" w:sz="0" w:space="0" w:color="auto"/>
            <w:right w:val="none" w:sz="0" w:space="0" w:color="auto"/>
          </w:divBdr>
        </w:div>
        <w:div w:id="751859271">
          <w:marLeft w:val="0"/>
          <w:marRight w:val="0"/>
          <w:marTop w:val="240"/>
          <w:marBottom w:val="120"/>
          <w:divBdr>
            <w:top w:val="none" w:sz="0" w:space="0" w:color="auto"/>
            <w:left w:val="none" w:sz="0" w:space="0" w:color="auto"/>
            <w:bottom w:val="none" w:sz="0" w:space="0" w:color="auto"/>
            <w:right w:val="none" w:sz="0" w:space="0" w:color="auto"/>
          </w:divBdr>
        </w:div>
        <w:div w:id="462695469">
          <w:marLeft w:val="0"/>
          <w:marRight w:val="0"/>
          <w:marTop w:val="240"/>
          <w:marBottom w:val="120"/>
          <w:divBdr>
            <w:top w:val="none" w:sz="0" w:space="0" w:color="auto"/>
            <w:left w:val="none" w:sz="0" w:space="0" w:color="auto"/>
            <w:bottom w:val="none" w:sz="0" w:space="0" w:color="auto"/>
            <w:right w:val="none" w:sz="0" w:space="0" w:color="auto"/>
          </w:divBdr>
        </w:div>
      </w:divsChild>
    </w:div>
    <w:div w:id="1387682700">
      <w:bodyDiv w:val="1"/>
      <w:marLeft w:val="0"/>
      <w:marRight w:val="0"/>
      <w:marTop w:val="0"/>
      <w:marBottom w:val="0"/>
      <w:divBdr>
        <w:top w:val="none" w:sz="0" w:space="0" w:color="auto"/>
        <w:left w:val="none" w:sz="0" w:space="0" w:color="auto"/>
        <w:bottom w:val="none" w:sz="0" w:space="0" w:color="auto"/>
        <w:right w:val="none" w:sz="0" w:space="0" w:color="auto"/>
      </w:divBdr>
      <w:divsChild>
        <w:div w:id="2035114644">
          <w:marLeft w:val="0"/>
          <w:marRight w:val="0"/>
          <w:marTop w:val="240"/>
          <w:marBottom w:val="120"/>
          <w:divBdr>
            <w:top w:val="none" w:sz="0" w:space="0" w:color="auto"/>
            <w:left w:val="none" w:sz="0" w:space="0" w:color="auto"/>
            <w:bottom w:val="none" w:sz="0" w:space="0" w:color="auto"/>
            <w:right w:val="none" w:sz="0" w:space="0" w:color="auto"/>
          </w:divBdr>
        </w:div>
        <w:div w:id="1945066580">
          <w:marLeft w:val="0"/>
          <w:marRight w:val="0"/>
          <w:marTop w:val="240"/>
          <w:marBottom w:val="120"/>
          <w:divBdr>
            <w:top w:val="none" w:sz="0" w:space="0" w:color="auto"/>
            <w:left w:val="none" w:sz="0" w:space="0" w:color="auto"/>
            <w:bottom w:val="none" w:sz="0" w:space="0" w:color="auto"/>
            <w:right w:val="none" w:sz="0" w:space="0" w:color="auto"/>
          </w:divBdr>
        </w:div>
        <w:div w:id="776800754">
          <w:marLeft w:val="0"/>
          <w:marRight w:val="0"/>
          <w:marTop w:val="240"/>
          <w:marBottom w:val="120"/>
          <w:divBdr>
            <w:top w:val="none" w:sz="0" w:space="0" w:color="auto"/>
            <w:left w:val="none" w:sz="0" w:space="0" w:color="auto"/>
            <w:bottom w:val="none" w:sz="0" w:space="0" w:color="auto"/>
            <w:right w:val="none" w:sz="0" w:space="0" w:color="auto"/>
          </w:divBdr>
        </w:div>
        <w:div w:id="499077458">
          <w:marLeft w:val="0"/>
          <w:marRight w:val="0"/>
          <w:marTop w:val="240"/>
          <w:marBottom w:val="120"/>
          <w:divBdr>
            <w:top w:val="none" w:sz="0" w:space="0" w:color="auto"/>
            <w:left w:val="none" w:sz="0" w:space="0" w:color="auto"/>
            <w:bottom w:val="none" w:sz="0" w:space="0" w:color="auto"/>
            <w:right w:val="none" w:sz="0" w:space="0" w:color="auto"/>
          </w:divBdr>
        </w:div>
      </w:divsChild>
    </w:div>
    <w:div w:id="1388794058">
      <w:bodyDiv w:val="1"/>
      <w:marLeft w:val="0"/>
      <w:marRight w:val="0"/>
      <w:marTop w:val="0"/>
      <w:marBottom w:val="0"/>
      <w:divBdr>
        <w:top w:val="none" w:sz="0" w:space="0" w:color="auto"/>
        <w:left w:val="none" w:sz="0" w:space="0" w:color="auto"/>
        <w:bottom w:val="none" w:sz="0" w:space="0" w:color="auto"/>
        <w:right w:val="none" w:sz="0" w:space="0" w:color="auto"/>
      </w:divBdr>
    </w:div>
    <w:div w:id="1390574600">
      <w:bodyDiv w:val="1"/>
      <w:marLeft w:val="0"/>
      <w:marRight w:val="0"/>
      <w:marTop w:val="0"/>
      <w:marBottom w:val="0"/>
      <w:divBdr>
        <w:top w:val="none" w:sz="0" w:space="0" w:color="auto"/>
        <w:left w:val="none" w:sz="0" w:space="0" w:color="auto"/>
        <w:bottom w:val="none" w:sz="0" w:space="0" w:color="auto"/>
        <w:right w:val="none" w:sz="0" w:space="0" w:color="auto"/>
      </w:divBdr>
    </w:div>
    <w:div w:id="1442648948">
      <w:bodyDiv w:val="1"/>
      <w:marLeft w:val="0"/>
      <w:marRight w:val="0"/>
      <w:marTop w:val="0"/>
      <w:marBottom w:val="0"/>
      <w:divBdr>
        <w:top w:val="none" w:sz="0" w:space="0" w:color="auto"/>
        <w:left w:val="none" w:sz="0" w:space="0" w:color="auto"/>
        <w:bottom w:val="none" w:sz="0" w:space="0" w:color="auto"/>
        <w:right w:val="none" w:sz="0" w:space="0" w:color="auto"/>
      </w:divBdr>
    </w:div>
    <w:div w:id="1453288555">
      <w:bodyDiv w:val="1"/>
      <w:marLeft w:val="0"/>
      <w:marRight w:val="0"/>
      <w:marTop w:val="0"/>
      <w:marBottom w:val="0"/>
      <w:divBdr>
        <w:top w:val="none" w:sz="0" w:space="0" w:color="auto"/>
        <w:left w:val="none" w:sz="0" w:space="0" w:color="auto"/>
        <w:bottom w:val="none" w:sz="0" w:space="0" w:color="auto"/>
        <w:right w:val="none" w:sz="0" w:space="0" w:color="auto"/>
      </w:divBdr>
    </w:div>
    <w:div w:id="1459303537">
      <w:bodyDiv w:val="1"/>
      <w:marLeft w:val="0"/>
      <w:marRight w:val="0"/>
      <w:marTop w:val="0"/>
      <w:marBottom w:val="0"/>
      <w:divBdr>
        <w:top w:val="none" w:sz="0" w:space="0" w:color="auto"/>
        <w:left w:val="none" w:sz="0" w:space="0" w:color="auto"/>
        <w:bottom w:val="none" w:sz="0" w:space="0" w:color="auto"/>
        <w:right w:val="none" w:sz="0" w:space="0" w:color="auto"/>
      </w:divBdr>
    </w:div>
    <w:div w:id="1475366615">
      <w:bodyDiv w:val="1"/>
      <w:marLeft w:val="0"/>
      <w:marRight w:val="0"/>
      <w:marTop w:val="0"/>
      <w:marBottom w:val="0"/>
      <w:divBdr>
        <w:top w:val="none" w:sz="0" w:space="0" w:color="auto"/>
        <w:left w:val="none" w:sz="0" w:space="0" w:color="auto"/>
        <w:bottom w:val="none" w:sz="0" w:space="0" w:color="auto"/>
        <w:right w:val="none" w:sz="0" w:space="0" w:color="auto"/>
      </w:divBdr>
    </w:div>
    <w:div w:id="1492913340">
      <w:bodyDiv w:val="1"/>
      <w:marLeft w:val="0"/>
      <w:marRight w:val="0"/>
      <w:marTop w:val="0"/>
      <w:marBottom w:val="0"/>
      <w:divBdr>
        <w:top w:val="none" w:sz="0" w:space="0" w:color="auto"/>
        <w:left w:val="none" w:sz="0" w:space="0" w:color="auto"/>
        <w:bottom w:val="none" w:sz="0" w:space="0" w:color="auto"/>
        <w:right w:val="none" w:sz="0" w:space="0" w:color="auto"/>
      </w:divBdr>
    </w:div>
    <w:div w:id="1512255565">
      <w:bodyDiv w:val="1"/>
      <w:marLeft w:val="0"/>
      <w:marRight w:val="0"/>
      <w:marTop w:val="0"/>
      <w:marBottom w:val="0"/>
      <w:divBdr>
        <w:top w:val="none" w:sz="0" w:space="0" w:color="auto"/>
        <w:left w:val="none" w:sz="0" w:space="0" w:color="auto"/>
        <w:bottom w:val="none" w:sz="0" w:space="0" w:color="auto"/>
        <w:right w:val="none" w:sz="0" w:space="0" w:color="auto"/>
      </w:divBdr>
    </w:div>
    <w:div w:id="1549682437">
      <w:bodyDiv w:val="1"/>
      <w:marLeft w:val="0"/>
      <w:marRight w:val="0"/>
      <w:marTop w:val="0"/>
      <w:marBottom w:val="0"/>
      <w:divBdr>
        <w:top w:val="none" w:sz="0" w:space="0" w:color="auto"/>
        <w:left w:val="none" w:sz="0" w:space="0" w:color="auto"/>
        <w:bottom w:val="none" w:sz="0" w:space="0" w:color="auto"/>
        <w:right w:val="none" w:sz="0" w:space="0" w:color="auto"/>
      </w:divBdr>
    </w:div>
    <w:div w:id="1581333401">
      <w:bodyDiv w:val="1"/>
      <w:marLeft w:val="0"/>
      <w:marRight w:val="0"/>
      <w:marTop w:val="0"/>
      <w:marBottom w:val="0"/>
      <w:divBdr>
        <w:top w:val="none" w:sz="0" w:space="0" w:color="auto"/>
        <w:left w:val="none" w:sz="0" w:space="0" w:color="auto"/>
        <w:bottom w:val="none" w:sz="0" w:space="0" w:color="auto"/>
        <w:right w:val="none" w:sz="0" w:space="0" w:color="auto"/>
      </w:divBdr>
    </w:div>
    <w:div w:id="1582249180">
      <w:bodyDiv w:val="1"/>
      <w:marLeft w:val="0"/>
      <w:marRight w:val="0"/>
      <w:marTop w:val="0"/>
      <w:marBottom w:val="0"/>
      <w:divBdr>
        <w:top w:val="none" w:sz="0" w:space="0" w:color="auto"/>
        <w:left w:val="none" w:sz="0" w:space="0" w:color="auto"/>
        <w:bottom w:val="none" w:sz="0" w:space="0" w:color="auto"/>
        <w:right w:val="none" w:sz="0" w:space="0" w:color="auto"/>
      </w:divBdr>
    </w:div>
    <w:div w:id="1593509342">
      <w:bodyDiv w:val="1"/>
      <w:marLeft w:val="0"/>
      <w:marRight w:val="0"/>
      <w:marTop w:val="0"/>
      <w:marBottom w:val="0"/>
      <w:divBdr>
        <w:top w:val="none" w:sz="0" w:space="0" w:color="auto"/>
        <w:left w:val="none" w:sz="0" w:space="0" w:color="auto"/>
        <w:bottom w:val="none" w:sz="0" w:space="0" w:color="auto"/>
        <w:right w:val="none" w:sz="0" w:space="0" w:color="auto"/>
      </w:divBdr>
    </w:div>
    <w:div w:id="1597515060">
      <w:bodyDiv w:val="1"/>
      <w:marLeft w:val="0"/>
      <w:marRight w:val="0"/>
      <w:marTop w:val="0"/>
      <w:marBottom w:val="0"/>
      <w:divBdr>
        <w:top w:val="none" w:sz="0" w:space="0" w:color="auto"/>
        <w:left w:val="none" w:sz="0" w:space="0" w:color="auto"/>
        <w:bottom w:val="none" w:sz="0" w:space="0" w:color="auto"/>
        <w:right w:val="none" w:sz="0" w:space="0" w:color="auto"/>
      </w:divBdr>
    </w:div>
    <w:div w:id="1598246442">
      <w:bodyDiv w:val="1"/>
      <w:marLeft w:val="0"/>
      <w:marRight w:val="0"/>
      <w:marTop w:val="0"/>
      <w:marBottom w:val="0"/>
      <w:divBdr>
        <w:top w:val="none" w:sz="0" w:space="0" w:color="auto"/>
        <w:left w:val="none" w:sz="0" w:space="0" w:color="auto"/>
        <w:bottom w:val="none" w:sz="0" w:space="0" w:color="auto"/>
        <w:right w:val="none" w:sz="0" w:space="0" w:color="auto"/>
      </w:divBdr>
    </w:div>
    <w:div w:id="1623613147">
      <w:bodyDiv w:val="1"/>
      <w:marLeft w:val="0"/>
      <w:marRight w:val="0"/>
      <w:marTop w:val="0"/>
      <w:marBottom w:val="0"/>
      <w:divBdr>
        <w:top w:val="none" w:sz="0" w:space="0" w:color="auto"/>
        <w:left w:val="none" w:sz="0" w:space="0" w:color="auto"/>
        <w:bottom w:val="none" w:sz="0" w:space="0" w:color="auto"/>
        <w:right w:val="none" w:sz="0" w:space="0" w:color="auto"/>
      </w:divBdr>
    </w:div>
    <w:div w:id="1629781188">
      <w:bodyDiv w:val="1"/>
      <w:marLeft w:val="0"/>
      <w:marRight w:val="0"/>
      <w:marTop w:val="0"/>
      <w:marBottom w:val="0"/>
      <w:divBdr>
        <w:top w:val="none" w:sz="0" w:space="0" w:color="auto"/>
        <w:left w:val="none" w:sz="0" w:space="0" w:color="auto"/>
        <w:bottom w:val="none" w:sz="0" w:space="0" w:color="auto"/>
        <w:right w:val="none" w:sz="0" w:space="0" w:color="auto"/>
      </w:divBdr>
    </w:div>
    <w:div w:id="1641575550">
      <w:bodyDiv w:val="1"/>
      <w:marLeft w:val="0"/>
      <w:marRight w:val="0"/>
      <w:marTop w:val="0"/>
      <w:marBottom w:val="0"/>
      <w:divBdr>
        <w:top w:val="none" w:sz="0" w:space="0" w:color="auto"/>
        <w:left w:val="none" w:sz="0" w:space="0" w:color="auto"/>
        <w:bottom w:val="none" w:sz="0" w:space="0" w:color="auto"/>
        <w:right w:val="none" w:sz="0" w:space="0" w:color="auto"/>
      </w:divBdr>
      <w:divsChild>
        <w:div w:id="593979180">
          <w:marLeft w:val="0"/>
          <w:marRight w:val="0"/>
          <w:marTop w:val="0"/>
          <w:marBottom w:val="0"/>
          <w:divBdr>
            <w:top w:val="none" w:sz="0" w:space="0" w:color="auto"/>
            <w:left w:val="none" w:sz="0" w:space="0" w:color="auto"/>
            <w:bottom w:val="none" w:sz="0" w:space="0" w:color="auto"/>
            <w:right w:val="none" w:sz="0" w:space="0" w:color="auto"/>
          </w:divBdr>
        </w:div>
        <w:div w:id="838271048">
          <w:marLeft w:val="0"/>
          <w:marRight w:val="0"/>
          <w:marTop w:val="0"/>
          <w:marBottom w:val="0"/>
          <w:divBdr>
            <w:top w:val="none" w:sz="0" w:space="0" w:color="auto"/>
            <w:left w:val="none" w:sz="0" w:space="0" w:color="auto"/>
            <w:bottom w:val="none" w:sz="0" w:space="0" w:color="auto"/>
            <w:right w:val="none" w:sz="0" w:space="0" w:color="auto"/>
          </w:divBdr>
        </w:div>
        <w:div w:id="853154432">
          <w:marLeft w:val="0"/>
          <w:marRight w:val="0"/>
          <w:marTop w:val="0"/>
          <w:marBottom w:val="0"/>
          <w:divBdr>
            <w:top w:val="none" w:sz="0" w:space="0" w:color="auto"/>
            <w:left w:val="none" w:sz="0" w:space="0" w:color="auto"/>
            <w:bottom w:val="none" w:sz="0" w:space="0" w:color="auto"/>
            <w:right w:val="none" w:sz="0" w:space="0" w:color="auto"/>
          </w:divBdr>
        </w:div>
      </w:divsChild>
    </w:div>
    <w:div w:id="1676609038">
      <w:bodyDiv w:val="1"/>
      <w:marLeft w:val="0"/>
      <w:marRight w:val="0"/>
      <w:marTop w:val="0"/>
      <w:marBottom w:val="0"/>
      <w:divBdr>
        <w:top w:val="none" w:sz="0" w:space="0" w:color="auto"/>
        <w:left w:val="none" w:sz="0" w:space="0" w:color="auto"/>
        <w:bottom w:val="none" w:sz="0" w:space="0" w:color="auto"/>
        <w:right w:val="none" w:sz="0" w:space="0" w:color="auto"/>
      </w:divBdr>
    </w:div>
    <w:div w:id="1694646670">
      <w:bodyDiv w:val="1"/>
      <w:marLeft w:val="0"/>
      <w:marRight w:val="0"/>
      <w:marTop w:val="0"/>
      <w:marBottom w:val="0"/>
      <w:divBdr>
        <w:top w:val="none" w:sz="0" w:space="0" w:color="auto"/>
        <w:left w:val="none" w:sz="0" w:space="0" w:color="auto"/>
        <w:bottom w:val="none" w:sz="0" w:space="0" w:color="auto"/>
        <w:right w:val="none" w:sz="0" w:space="0" w:color="auto"/>
      </w:divBdr>
      <w:divsChild>
        <w:div w:id="19816503">
          <w:marLeft w:val="0"/>
          <w:marRight w:val="0"/>
          <w:marTop w:val="0"/>
          <w:marBottom w:val="0"/>
          <w:divBdr>
            <w:top w:val="none" w:sz="0" w:space="0" w:color="auto"/>
            <w:left w:val="none" w:sz="0" w:space="0" w:color="auto"/>
            <w:bottom w:val="none" w:sz="0" w:space="0" w:color="auto"/>
            <w:right w:val="none" w:sz="0" w:space="0" w:color="auto"/>
          </w:divBdr>
        </w:div>
        <w:div w:id="64185286">
          <w:marLeft w:val="0"/>
          <w:marRight w:val="0"/>
          <w:marTop w:val="0"/>
          <w:marBottom w:val="0"/>
          <w:divBdr>
            <w:top w:val="none" w:sz="0" w:space="0" w:color="auto"/>
            <w:left w:val="none" w:sz="0" w:space="0" w:color="auto"/>
            <w:bottom w:val="none" w:sz="0" w:space="0" w:color="auto"/>
            <w:right w:val="none" w:sz="0" w:space="0" w:color="auto"/>
          </w:divBdr>
        </w:div>
        <w:div w:id="81725089">
          <w:marLeft w:val="0"/>
          <w:marRight w:val="0"/>
          <w:marTop w:val="0"/>
          <w:marBottom w:val="0"/>
          <w:divBdr>
            <w:top w:val="none" w:sz="0" w:space="0" w:color="auto"/>
            <w:left w:val="none" w:sz="0" w:space="0" w:color="auto"/>
            <w:bottom w:val="none" w:sz="0" w:space="0" w:color="auto"/>
            <w:right w:val="none" w:sz="0" w:space="0" w:color="auto"/>
          </w:divBdr>
        </w:div>
        <w:div w:id="97143646">
          <w:marLeft w:val="0"/>
          <w:marRight w:val="0"/>
          <w:marTop w:val="0"/>
          <w:marBottom w:val="0"/>
          <w:divBdr>
            <w:top w:val="none" w:sz="0" w:space="0" w:color="auto"/>
            <w:left w:val="none" w:sz="0" w:space="0" w:color="auto"/>
            <w:bottom w:val="none" w:sz="0" w:space="0" w:color="auto"/>
            <w:right w:val="none" w:sz="0" w:space="0" w:color="auto"/>
          </w:divBdr>
        </w:div>
        <w:div w:id="126290263">
          <w:marLeft w:val="0"/>
          <w:marRight w:val="0"/>
          <w:marTop w:val="0"/>
          <w:marBottom w:val="0"/>
          <w:divBdr>
            <w:top w:val="none" w:sz="0" w:space="0" w:color="auto"/>
            <w:left w:val="none" w:sz="0" w:space="0" w:color="auto"/>
            <w:bottom w:val="none" w:sz="0" w:space="0" w:color="auto"/>
            <w:right w:val="none" w:sz="0" w:space="0" w:color="auto"/>
          </w:divBdr>
        </w:div>
        <w:div w:id="132872282">
          <w:marLeft w:val="0"/>
          <w:marRight w:val="0"/>
          <w:marTop w:val="0"/>
          <w:marBottom w:val="0"/>
          <w:divBdr>
            <w:top w:val="none" w:sz="0" w:space="0" w:color="auto"/>
            <w:left w:val="none" w:sz="0" w:space="0" w:color="auto"/>
            <w:bottom w:val="none" w:sz="0" w:space="0" w:color="auto"/>
            <w:right w:val="none" w:sz="0" w:space="0" w:color="auto"/>
          </w:divBdr>
        </w:div>
        <w:div w:id="189227047">
          <w:marLeft w:val="0"/>
          <w:marRight w:val="0"/>
          <w:marTop w:val="0"/>
          <w:marBottom w:val="0"/>
          <w:divBdr>
            <w:top w:val="none" w:sz="0" w:space="0" w:color="auto"/>
            <w:left w:val="none" w:sz="0" w:space="0" w:color="auto"/>
            <w:bottom w:val="none" w:sz="0" w:space="0" w:color="auto"/>
            <w:right w:val="none" w:sz="0" w:space="0" w:color="auto"/>
          </w:divBdr>
        </w:div>
        <w:div w:id="201358110">
          <w:marLeft w:val="0"/>
          <w:marRight w:val="0"/>
          <w:marTop w:val="0"/>
          <w:marBottom w:val="0"/>
          <w:divBdr>
            <w:top w:val="none" w:sz="0" w:space="0" w:color="auto"/>
            <w:left w:val="none" w:sz="0" w:space="0" w:color="auto"/>
            <w:bottom w:val="none" w:sz="0" w:space="0" w:color="auto"/>
            <w:right w:val="none" w:sz="0" w:space="0" w:color="auto"/>
          </w:divBdr>
        </w:div>
        <w:div w:id="273251979">
          <w:marLeft w:val="0"/>
          <w:marRight w:val="0"/>
          <w:marTop w:val="0"/>
          <w:marBottom w:val="0"/>
          <w:divBdr>
            <w:top w:val="none" w:sz="0" w:space="0" w:color="auto"/>
            <w:left w:val="none" w:sz="0" w:space="0" w:color="auto"/>
            <w:bottom w:val="none" w:sz="0" w:space="0" w:color="auto"/>
            <w:right w:val="none" w:sz="0" w:space="0" w:color="auto"/>
          </w:divBdr>
        </w:div>
        <w:div w:id="288828729">
          <w:marLeft w:val="0"/>
          <w:marRight w:val="0"/>
          <w:marTop w:val="0"/>
          <w:marBottom w:val="0"/>
          <w:divBdr>
            <w:top w:val="none" w:sz="0" w:space="0" w:color="auto"/>
            <w:left w:val="none" w:sz="0" w:space="0" w:color="auto"/>
            <w:bottom w:val="none" w:sz="0" w:space="0" w:color="auto"/>
            <w:right w:val="none" w:sz="0" w:space="0" w:color="auto"/>
          </w:divBdr>
        </w:div>
        <w:div w:id="352267449">
          <w:marLeft w:val="0"/>
          <w:marRight w:val="0"/>
          <w:marTop w:val="0"/>
          <w:marBottom w:val="0"/>
          <w:divBdr>
            <w:top w:val="none" w:sz="0" w:space="0" w:color="auto"/>
            <w:left w:val="none" w:sz="0" w:space="0" w:color="auto"/>
            <w:bottom w:val="none" w:sz="0" w:space="0" w:color="auto"/>
            <w:right w:val="none" w:sz="0" w:space="0" w:color="auto"/>
          </w:divBdr>
        </w:div>
        <w:div w:id="361056792">
          <w:marLeft w:val="0"/>
          <w:marRight w:val="0"/>
          <w:marTop w:val="0"/>
          <w:marBottom w:val="0"/>
          <w:divBdr>
            <w:top w:val="none" w:sz="0" w:space="0" w:color="auto"/>
            <w:left w:val="none" w:sz="0" w:space="0" w:color="auto"/>
            <w:bottom w:val="none" w:sz="0" w:space="0" w:color="auto"/>
            <w:right w:val="none" w:sz="0" w:space="0" w:color="auto"/>
          </w:divBdr>
        </w:div>
        <w:div w:id="383910339">
          <w:marLeft w:val="0"/>
          <w:marRight w:val="0"/>
          <w:marTop w:val="0"/>
          <w:marBottom w:val="0"/>
          <w:divBdr>
            <w:top w:val="none" w:sz="0" w:space="0" w:color="auto"/>
            <w:left w:val="none" w:sz="0" w:space="0" w:color="auto"/>
            <w:bottom w:val="none" w:sz="0" w:space="0" w:color="auto"/>
            <w:right w:val="none" w:sz="0" w:space="0" w:color="auto"/>
          </w:divBdr>
        </w:div>
        <w:div w:id="435060599">
          <w:marLeft w:val="0"/>
          <w:marRight w:val="0"/>
          <w:marTop w:val="0"/>
          <w:marBottom w:val="0"/>
          <w:divBdr>
            <w:top w:val="none" w:sz="0" w:space="0" w:color="auto"/>
            <w:left w:val="none" w:sz="0" w:space="0" w:color="auto"/>
            <w:bottom w:val="none" w:sz="0" w:space="0" w:color="auto"/>
            <w:right w:val="none" w:sz="0" w:space="0" w:color="auto"/>
          </w:divBdr>
        </w:div>
        <w:div w:id="538588713">
          <w:marLeft w:val="0"/>
          <w:marRight w:val="0"/>
          <w:marTop w:val="0"/>
          <w:marBottom w:val="0"/>
          <w:divBdr>
            <w:top w:val="none" w:sz="0" w:space="0" w:color="auto"/>
            <w:left w:val="none" w:sz="0" w:space="0" w:color="auto"/>
            <w:bottom w:val="none" w:sz="0" w:space="0" w:color="auto"/>
            <w:right w:val="none" w:sz="0" w:space="0" w:color="auto"/>
          </w:divBdr>
        </w:div>
        <w:div w:id="559248905">
          <w:marLeft w:val="0"/>
          <w:marRight w:val="0"/>
          <w:marTop w:val="0"/>
          <w:marBottom w:val="0"/>
          <w:divBdr>
            <w:top w:val="none" w:sz="0" w:space="0" w:color="auto"/>
            <w:left w:val="none" w:sz="0" w:space="0" w:color="auto"/>
            <w:bottom w:val="none" w:sz="0" w:space="0" w:color="auto"/>
            <w:right w:val="none" w:sz="0" w:space="0" w:color="auto"/>
          </w:divBdr>
        </w:div>
        <w:div w:id="575827189">
          <w:marLeft w:val="0"/>
          <w:marRight w:val="0"/>
          <w:marTop w:val="0"/>
          <w:marBottom w:val="0"/>
          <w:divBdr>
            <w:top w:val="none" w:sz="0" w:space="0" w:color="auto"/>
            <w:left w:val="none" w:sz="0" w:space="0" w:color="auto"/>
            <w:bottom w:val="none" w:sz="0" w:space="0" w:color="auto"/>
            <w:right w:val="none" w:sz="0" w:space="0" w:color="auto"/>
          </w:divBdr>
        </w:div>
        <w:div w:id="610211914">
          <w:marLeft w:val="0"/>
          <w:marRight w:val="0"/>
          <w:marTop w:val="0"/>
          <w:marBottom w:val="0"/>
          <w:divBdr>
            <w:top w:val="none" w:sz="0" w:space="0" w:color="auto"/>
            <w:left w:val="none" w:sz="0" w:space="0" w:color="auto"/>
            <w:bottom w:val="none" w:sz="0" w:space="0" w:color="auto"/>
            <w:right w:val="none" w:sz="0" w:space="0" w:color="auto"/>
          </w:divBdr>
        </w:div>
        <w:div w:id="634868689">
          <w:marLeft w:val="0"/>
          <w:marRight w:val="0"/>
          <w:marTop w:val="0"/>
          <w:marBottom w:val="0"/>
          <w:divBdr>
            <w:top w:val="none" w:sz="0" w:space="0" w:color="auto"/>
            <w:left w:val="none" w:sz="0" w:space="0" w:color="auto"/>
            <w:bottom w:val="none" w:sz="0" w:space="0" w:color="auto"/>
            <w:right w:val="none" w:sz="0" w:space="0" w:color="auto"/>
          </w:divBdr>
        </w:div>
        <w:div w:id="653603541">
          <w:marLeft w:val="0"/>
          <w:marRight w:val="0"/>
          <w:marTop w:val="0"/>
          <w:marBottom w:val="0"/>
          <w:divBdr>
            <w:top w:val="none" w:sz="0" w:space="0" w:color="auto"/>
            <w:left w:val="none" w:sz="0" w:space="0" w:color="auto"/>
            <w:bottom w:val="none" w:sz="0" w:space="0" w:color="auto"/>
            <w:right w:val="none" w:sz="0" w:space="0" w:color="auto"/>
          </w:divBdr>
        </w:div>
        <w:div w:id="663318249">
          <w:marLeft w:val="0"/>
          <w:marRight w:val="0"/>
          <w:marTop w:val="0"/>
          <w:marBottom w:val="0"/>
          <w:divBdr>
            <w:top w:val="none" w:sz="0" w:space="0" w:color="auto"/>
            <w:left w:val="none" w:sz="0" w:space="0" w:color="auto"/>
            <w:bottom w:val="none" w:sz="0" w:space="0" w:color="auto"/>
            <w:right w:val="none" w:sz="0" w:space="0" w:color="auto"/>
          </w:divBdr>
        </w:div>
        <w:div w:id="711803448">
          <w:marLeft w:val="0"/>
          <w:marRight w:val="0"/>
          <w:marTop w:val="0"/>
          <w:marBottom w:val="0"/>
          <w:divBdr>
            <w:top w:val="none" w:sz="0" w:space="0" w:color="auto"/>
            <w:left w:val="none" w:sz="0" w:space="0" w:color="auto"/>
            <w:bottom w:val="none" w:sz="0" w:space="0" w:color="auto"/>
            <w:right w:val="none" w:sz="0" w:space="0" w:color="auto"/>
          </w:divBdr>
        </w:div>
        <w:div w:id="741411194">
          <w:marLeft w:val="0"/>
          <w:marRight w:val="0"/>
          <w:marTop w:val="0"/>
          <w:marBottom w:val="0"/>
          <w:divBdr>
            <w:top w:val="none" w:sz="0" w:space="0" w:color="auto"/>
            <w:left w:val="none" w:sz="0" w:space="0" w:color="auto"/>
            <w:bottom w:val="none" w:sz="0" w:space="0" w:color="auto"/>
            <w:right w:val="none" w:sz="0" w:space="0" w:color="auto"/>
          </w:divBdr>
        </w:div>
        <w:div w:id="759643568">
          <w:marLeft w:val="0"/>
          <w:marRight w:val="0"/>
          <w:marTop w:val="0"/>
          <w:marBottom w:val="0"/>
          <w:divBdr>
            <w:top w:val="none" w:sz="0" w:space="0" w:color="auto"/>
            <w:left w:val="none" w:sz="0" w:space="0" w:color="auto"/>
            <w:bottom w:val="none" w:sz="0" w:space="0" w:color="auto"/>
            <w:right w:val="none" w:sz="0" w:space="0" w:color="auto"/>
          </w:divBdr>
        </w:div>
        <w:div w:id="766389482">
          <w:marLeft w:val="0"/>
          <w:marRight w:val="0"/>
          <w:marTop w:val="0"/>
          <w:marBottom w:val="0"/>
          <w:divBdr>
            <w:top w:val="none" w:sz="0" w:space="0" w:color="auto"/>
            <w:left w:val="none" w:sz="0" w:space="0" w:color="auto"/>
            <w:bottom w:val="none" w:sz="0" w:space="0" w:color="auto"/>
            <w:right w:val="none" w:sz="0" w:space="0" w:color="auto"/>
          </w:divBdr>
        </w:div>
        <w:div w:id="769740810">
          <w:marLeft w:val="0"/>
          <w:marRight w:val="0"/>
          <w:marTop w:val="0"/>
          <w:marBottom w:val="0"/>
          <w:divBdr>
            <w:top w:val="none" w:sz="0" w:space="0" w:color="auto"/>
            <w:left w:val="none" w:sz="0" w:space="0" w:color="auto"/>
            <w:bottom w:val="none" w:sz="0" w:space="0" w:color="auto"/>
            <w:right w:val="none" w:sz="0" w:space="0" w:color="auto"/>
          </w:divBdr>
        </w:div>
        <w:div w:id="870654171">
          <w:marLeft w:val="0"/>
          <w:marRight w:val="0"/>
          <w:marTop w:val="0"/>
          <w:marBottom w:val="0"/>
          <w:divBdr>
            <w:top w:val="none" w:sz="0" w:space="0" w:color="auto"/>
            <w:left w:val="none" w:sz="0" w:space="0" w:color="auto"/>
            <w:bottom w:val="none" w:sz="0" w:space="0" w:color="auto"/>
            <w:right w:val="none" w:sz="0" w:space="0" w:color="auto"/>
          </w:divBdr>
        </w:div>
        <w:div w:id="884948874">
          <w:marLeft w:val="0"/>
          <w:marRight w:val="0"/>
          <w:marTop w:val="0"/>
          <w:marBottom w:val="0"/>
          <w:divBdr>
            <w:top w:val="none" w:sz="0" w:space="0" w:color="auto"/>
            <w:left w:val="none" w:sz="0" w:space="0" w:color="auto"/>
            <w:bottom w:val="none" w:sz="0" w:space="0" w:color="auto"/>
            <w:right w:val="none" w:sz="0" w:space="0" w:color="auto"/>
          </w:divBdr>
        </w:div>
        <w:div w:id="895555620">
          <w:marLeft w:val="0"/>
          <w:marRight w:val="0"/>
          <w:marTop w:val="0"/>
          <w:marBottom w:val="0"/>
          <w:divBdr>
            <w:top w:val="none" w:sz="0" w:space="0" w:color="auto"/>
            <w:left w:val="none" w:sz="0" w:space="0" w:color="auto"/>
            <w:bottom w:val="none" w:sz="0" w:space="0" w:color="auto"/>
            <w:right w:val="none" w:sz="0" w:space="0" w:color="auto"/>
          </w:divBdr>
        </w:div>
        <w:div w:id="908732551">
          <w:marLeft w:val="0"/>
          <w:marRight w:val="0"/>
          <w:marTop w:val="0"/>
          <w:marBottom w:val="0"/>
          <w:divBdr>
            <w:top w:val="none" w:sz="0" w:space="0" w:color="auto"/>
            <w:left w:val="none" w:sz="0" w:space="0" w:color="auto"/>
            <w:bottom w:val="none" w:sz="0" w:space="0" w:color="auto"/>
            <w:right w:val="none" w:sz="0" w:space="0" w:color="auto"/>
          </w:divBdr>
        </w:div>
        <w:div w:id="913931052">
          <w:marLeft w:val="0"/>
          <w:marRight w:val="0"/>
          <w:marTop w:val="0"/>
          <w:marBottom w:val="0"/>
          <w:divBdr>
            <w:top w:val="none" w:sz="0" w:space="0" w:color="auto"/>
            <w:left w:val="none" w:sz="0" w:space="0" w:color="auto"/>
            <w:bottom w:val="none" w:sz="0" w:space="0" w:color="auto"/>
            <w:right w:val="none" w:sz="0" w:space="0" w:color="auto"/>
          </w:divBdr>
        </w:div>
        <w:div w:id="921647786">
          <w:marLeft w:val="0"/>
          <w:marRight w:val="0"/>
          <w:marTop w:val="0"/>
          <w:marBottom w:val="0"/>
          <w:divBdr>
            <w:top w:val="none" w:sz="0" w:space="0" w:color="auto"/>
            <w:left w:val="none" w:sz="0" w:space="0" w:color="auto"/>
            <w:bottom w:val="none" w:sz="0" w:space="0" w:color="auto"/>
            <w:right w:val="none" w:sz="0" w:space="0" w:color="auto"/>
          </w:divBdr>
        </w:div>
        <w:div w:id="940912694">
          <w:marLeft w:val="0"/>
          <w:marRight w:val="0"/>
          <w:marTop w:val="0"/>
          <w:marBottom w:val="0"/>
          <w:divBdr>
            <w:top w:val="none" w:sz="0" w:space="0" w:color="auto"/>
            <w:left w:val="none" w:sz="0" w:space="0" w:color="auto"/>
            <w:bottom w:val="none" w:sz="0" w:space="0" w:color="auto"/>
            <w:right w:val="none" w:sz="0" w:space="0" w:color="auto"/>
          </w:divBdr>
        </w:div>
        <w:div w:id="1032534009">
          <w:marLeft w:val="0"/>
          <w:marRight w:val="0"/>
          <w:marTop w:val="0"/>
          <w:marBottom w:val="0"/>
          <w:divBdr>
            <w:top w:val="none" w:sz="0" w:space="0" w:color="auto"/>
            <w:left w:val="none" w:sz="0" w:space="0" w:color="auto"/>
            <w:bottom w:val="none" w:sz="0" w:space="0" w:color="auto"/>
            <w:right w:val="none" w:sz="0" w:space="0" w:color="auto"/>
          </w:divBdr>
        </w:div>
        <w:div w:id="1051148026">
          <w:marLeft w:val="0"/>
          <w:marRight w:val="0"/>
          <w:marTop w:val="0"/>
          <w:marBottom w:val="0"/>
          <w:divBdr>
            <w:top w:val="none" w:sz="0" w:space="0" w:color="auto"/>
            <w:left w:val="none" w:sz="0" w:space="0" w:color="auto"/>
            <w:bottom w:val="none" w:sz="0" w:space="0" w:color="auto"/>
            <w:right w:val="none" w:sz="0" w:space="0" w:color="auto"/>
          </w:divBdr>
        </w:div>
        <w:div w:id="1062094685">
          <w:marLeft w:val="0"/>
          <w:marRight w:val="0"/>
          <w:marTop w:val="0"/>
          <w:marBottom w:val="0"/>
          <w:divBdr>
            <w:top w:val="none" w:sz="0" w:space="0" w:color="auto"/>
            <w:left w:val="none" w:sz="0" w:space="0" w:color="auto"/>
            <w:bottom w:val="none" w:sz="0" w:space="0" w:color="auto"/>
            <w:right w:val="none" w:sz="0" w:space="0" w:color="auto"/>
          </w:divBdr>
        </w:div>
        <w:div w:id="1113673698">
          <w:marLeft w:val="0"/>
          <w:marRight w:val="0"/>
          <w:marTop w:val="0"/>
          <w:marBottom w:val="0"/>
          <w:divBdr>
            <w:top w:val="none" w:sz="0" w:space="0" w:color="auto"/>
            <w:left w:val="none" w:sz="0" w:space="0" w:color="auto"/>
            <w:bottom w:val="none" w:sz="0" w:space="0" w:color="auto"/>
            <w:right w:val="none" w:sz="0" w:space="0" w:color="auto"/>
          </w:divBdr>
        </w:div>
        <w:div w:id="1162814798">
          <w:marLeft w:val="0"/>
          <w:marRight w:val="0"/>
          <w:marTop w:val="0"/>
          <w:marBottom w:val="0"/>
          <w:divBdr>
            <w:top w:val="none" w:sz="0" w:space="0" w:color="auto"/>
            <w:left w:val="none" w:sz="0" w:space="0" w:color="auto"/>
            <w:bottom w:val="none" w:sz="0" w:space="0" w:color="auto"/>
            <w:right w:val="none" w:sz="0" w:space="0" w:color="auto"/>
          </w:divBdr>
        </w:div>
        <w:div w:id="1200433269">
          <w:marLeft w:val="0"/>
          <w:marRight w:val="0"/>
          <w:marTop w:val="0"/>
          <w:marBottom w:val="0"/>
          <w:divBdr>
            <w:top w:val="none" w:sz="0" w:space="0" w:color="auto"/>
            <w:left w:val="none" w:sz="0" w:space="0" w:color="auto"/>
            <w:bottom w:val="none" w:sz="0" w:space="0" w:color="auto"/>
            <w:right w:val="none" w:sz="0" w:space="0" w:color="auto"/>
          </w:divBdr>
        </w:div>
        <w:div w:id="1205173104">
          <w:marLeft w:val="0"/>
          <w:marRight w:val="0"/>
          <w:marTop w:val="0"/>
          <w:marBottom w:val="0"/>
          <w:divBdr>
            <w:top w:val="none" w:sz="0" w:space="0" w:color="auto"/>
            <w:left w:val="none" w:sz="0" w:space="0" w:color="auto"/>
            <w:bottom w:val="none" w:sz="0" w:space="0" w:color="auto"/>
            <w:right w:val="none" w:sz="0" w:space="0" w:color="auto"/>
          </w:divBdr>
        </w:div>
        <w:div w:id="1283265143">
          <w:marLeft w:val="0"/>
          <w:marRight w:val="0"/>
          <w:marTop w:val="0"/>
          <w:marBottom w:val="0"/>
          <w:divBdr>
            <w:top w:val="none" w:sz="0" w:space="0" w:color="auto"/>
            <w:left w:val="none" w:sz="0" w:space="0" w:color="auto"/>
            <w:bottom w:val="none" w:sz="0" w:space="0" w:color="auto"/>
            <w:right w:val="none" w:sz="0" w:space="0" w:color="auto"/>
          </w:divBdr>
        </w:div>
        <w:div w:id="1298410339">
          <w:marLeft w:val="0"/>
          <w:marRight w:val="0"/>
          <w:marTop w:val="0"/>
          <w:marBottom w:val="0"/>
          <w:divBdr>
            <w:top w:val="none" w:sz="0" w:space="0" w:color="auto"/>
            <w:left w:val="none" w:sz="0" w:space="0" w:color="auto"/>
            <w:bottom w:val="none" w:sz="0" w:space="0" w:color="auto"/>
            <w:right w:val="none" w:sz="0" w:space="0" w:color="auto"/>
          </w:divBdr>
        </w:div>
        <w:div w:id="1447120303">
          <w:marLeft w:val="0"/>
          <w:marRight w:val="0"/>
          <w:marTop w:val="0"/>
          <w:marBottom w:val="0"/>
          <w:divBdr>
            <w:top w:val="none" w:sz="0" w:space="0" w:color="auto"/>
            <w:left w:val="none" w:sz="0" w:space="0" w:color="auto"/>
            <w:bottom w:val="none" w:sz="0" w:space="0" w:color="auto"/>
            <w:right w:val="none" w:sz="0" w:space="0" w:color="auto"/>
          </w:divBdr>
        </w:div>
        <w:div w:id="1535078664">
          <w:marLeft w:val="0"/>
          <w:marRight w:val="0"/>
          <w:marTop w:val="0"/>
          <w:marBottom w:val="0"/>
          <w:divBdr>
            <w:top w:val="none" w:sz="0" w:space="0" w:color="auto"/>
            <w:left w:val="none" w:sz="0" w:space="0" w:color="auto"/>
            <w:bottom w:val="none" w:sz="0" w:space="0" w:color="auto"/>
            <w:right w:val="none" w:sz="0" w:space="0" w:color="auto"/>
          </w:divBdr>
        </w:div>
        <w:div w:id="1535576697">
          <w:marLeft w:val="0"/>
          <w:marRight w:val="0"/>
          <w:marTop w:val="0"/>
          <w:marBottom w:val="0"/>
          <w:divBdr>
            <w:top w:val="none" w:sz="0" w:space="0" w:color="auto"/>
            <w:left w:val="none" w:sz="0" w:space="0" w:color="auto"/>
            <w:bottom w:val="none" w:sz="0" w:space="0" w:color="auto"/>
            <w:right w:val="none" w:sz="0" w:space="0" w:color="auto"/>
          </w:divBdr>
        </w:div>
        <w:div w:id="1575162681">
          <w:marLeft w:val="0"/>
          <w:marRight w:val="0"/>
          <w:marTop w:val="0"/>
          <w:marBottom w:val="0"/>
          <w:divBdr>
            <w:top w:val="none" w:sz="0" w:space="0" w:color="auto"/>
            <w:left w:val="none" w:sz="0" w:space="0" w:color="auto"/>
            <w:bottom w:val="none" w:sz="0" w:space="0" w:color="auto"/>
            <w:right w:val="none" w:sz="0" w:space="0" w:color="auto"/>
          </w:divBdr>
        </w:div>
        <w:div w:id="1584686291">
          <w:marLeft w:val="0"/>
          <w:marRight w:val="0"/>
          <w:marTop w:val="0"/>
          <w:marBottom w:val="0"/>
          <w:divBdr>
            <w:top w:val="none" w:sz="0" w:space="0" w:color="auto"/>
            <w:left w:val="none" w:sz="0" w:space="0" w:color="auto"/>
            <w:bottom w:val="none" w:sz="0" w:space="0" w:color="auto"/>
            <w:right w:val="none" w:sz="0" w:space="0" w:color="auto"/>
          </w:divBdr>
        </w:div>
        <w:div w:id="1600482284">
          <w:marLeft w:val="0"/>
          <w:marRight w:val="0"/>
          <w:marTop w:val="0"/>
          <w:marBottom w:val="0"/>
          <w:divBdr>
            <w:top w:val="none" w:sz="0" w:space="0" w:color="auto"/>
            <w:left w:val="none" w:sz="0" w:space="0" w:color="auto"/>
            <w:bottom w:val="none" w:sz="0" w:space="0" w:color="auto"/>
            <w:right w:val="none" w:sz="0" w:space="0" w:color="auto"/>
          </w:divBdr>
        </w:div>
        <w:div w:id="1616211962">
          <w:marLeft w:val="0"/>
          <w:marRight w:val="0"/>
          <w:marTop w:val="0"/>
          <w:marBottom w:val="0"/>
          <w:divBdr>
            <w:top w:val="none" w:sz="0" w:space="0" w:color="auto"/>
            <w:left w:val="none" w:sz="0" w:space="0" w:color="auto"/>
            <w:bottom w:val="none" w:sz="0" w:space="0" w:color="auto"/>
            <w:right w:val="none" w:sz="0" w:space="0" w:color="auto"/>
          </w:divBdr>
        </w:div>
        <w:div w:id="1619800835">
          <w:marLeft w:val="0"/>
          <w:marRight w:val="0"/>
          <w:marTop w:val="0"/>
          <w:marBottom w:val="0"/>
          <w:divBdr>
            <w:top w:val="none" w:sz="0" w:space="0" w:color="auto"/>
            <w:left w:val="none" w:sz="0" w:space="0" w:color="auto"/>
            <w:bottom w:val="none" w:sz="0" w:space="0" w:color="auto"/>
            <w:right w:val="none" w:sz="0" w:space="0" w:color="auto"/>
          </w:divBdr>
        </w:div>
        <w:div w:id="1649241000">
          <w:marLeft w:val="0"/>
          <w:marRight w:val="0"/>
          <w:marTop w:val="0"/>
          <w:marBottom w:val="0"/>
          <w:divBdr>
            <w:top w:val="none" w:sz="0" w:space="0" w:color="auto"/>
            <w:left w:val="none" w:sz="0" w:space="0" w:color="auto"/>
            <w:bottom w:val="none" w:sz="0" w:space="0" w:color="auto"/>
            <w:right w:val="none" w:sz="0" w:space="0" w:color="auto"/>
          </w:divBdr>
        </w:div>
        <w:div w:id="1650674431">
          <w:marLeft w:val="0"/>
          <w:marRight w:val="0"/>
          <w:marTop w:val="0"/>
          <w:marBottom w:val="0"/>
          <w:divBdr>
            <w:top w:val="none" w:sz="0" w:space="0" w:color="auto"/>
            <w:left w:val="none" w:sz="0" w:space="0" w:color="auto"/>
            <w:bottom w:val="none" w:sz="0" w:space="0" w:color="auto"/>
            <w:right w:val="none" w:sz="0" w:space="0" w:color="auto"/>
          </w:divBdr>
        </w:div>
        <w:div w:id="1711102462">
          <w:marLeft w:val="0"/>
          <w:marRight w:val="0"/>
          <w:marTop w:val="0"/>
          <w:marBottom w:val="0"/>
          <w:divBdr>
            <w:top w:val="none" w:sz="0" w:space="0" w:color="auto"/>
            <w:left w:val="none" w:sz="0" w:space="0" w:color="auto"/>
            <w:bottom w:val="none" w:sz="0" w:space="0" w:color="auto"/>
            <w:right w:val="none" w:sz="0" w:space="0" w:color="auto"/>
          </w:divBdr>
        </w:div>
        <w:div w:id="1819418011">
          <w:marLeft w:val="0"/>
          <w:marRight w:val="0"/>
          <w:marTop w:val="0"/>
          <w:marBottom w:val="0"/>
          <w:divBdr>
            <w:top w:val="none" w:sz="0" w:space="0" w:color="auto"/>
            <w:left w:val="none" w:sz="0" w:space="0" w:color="auto"/>
            <w:bottom w:val="none" w:sz="0" w:space="0" w:color="auto"/>
            <w:right w:val="none" w:sz="0" w:space="0" w:color="auto"/>
          </w:divBdr>
        </w:div>
        <w:div w:id="1822842251">
          <w:marLeft w:val="0"/>
          <w:marRight w:val="0"/>
          <w:marTop w:val="0"/>
          <w:marBottom w:val="0"/>
          <w:divBdr>
            <w:top w:val="none" w:sz="0" w:space="0" w:color="auto"/>
            <w:left w:val="none" w:sz="0" w:space="0" w:color="auto"/>
            <w:bottom w:val="none" w:sz="0" w:space="0" w:color="auto"/>
            <w:right w:val="none" w:sz="0" w:space="0" w:color="auto"/>
          </w:divBdr>
        </w:div>
        <w:div w:id="1832941684">
          <w:marLeft w:val="0"/>
          <w:marRight w:val="0"/>
          <w:marTop w:val="0"/>
          <w:marBottom w:val="0"/>
          <w:divBdr>
            <w:top w:val="none" w:sz="0" w:space="0" w:color="auto"/>
            <w:left w:val="none" w:sz="0" w:space="0" w:color="auto"/>
            <w:bottom w:val="none" w:sz="0" w:space="0" w:color="auto"/>
            <w:right w:val="none" w:sz="0" w:space="0" w:color="auto"/>
          </w:divBdr>
        </w:div>
        <w:div w:id="1867209525">
          <w:marLeft w:val="0"/>
          <w:marRight w:val="0"/>
          <w:marTop w:val="0"/>
          <w:marBottom w:val="0"/>
          <w:divBdr>
            <w:top w:val="none" w:sz="0" w:space="0" w:color="auto"/>
            <w:left w:val="none" w:sz="0" w:space="0" w:color="auto"/>
            <w:bottom w:val="none" w:sz="0" w:space="0" w:color="auto"/>
            <w:right w:val="none" w:sz="0" w:space="0" w:color="auto"/>
          </w:divBdr>
        </w:div>
        <w:div w:id="1885410699">
          <w:marLeft w:val="0"/>
          <w:marRight w:val="0"/>
          <w:marTop w:val="0"/>
          <w:marBottom w:val="0"/>
          <w:divBdr>
            <w:top w:val="none" w:sz="0" w:space="0" w:color="auto"/>
            <w:left w:val="none" w:sz="0" w:space="0" w:color="auto"/>
            <w:bottom w:val="none" w:sz="0" w:space="0" w:color="auto"/>
            <w:right w:val="none" w:sz="0" w:space="0" w:color="auto"/>
          </w:divBdr>
        </w:div>
        <w:div w:id="2038459032">
          <w:marLeft w:val="0"/>
          <w:marRight w:val="0"/>
          <w:marTop w:val="0"/>
          <w:marBottom w:val="0"/>
          <w:divBdr>
            <w:top w:val="none" w:sz="0" w:space="0" w:color="auto"/>
            <w:left w:val="none" w:sz="0" w:space="0" w:color="auto"/>
            <w:bottom w:val="none" w:sz="0" w:space="0" w:color="auto"/>
            <w:right w:val="none" w:sz="0" w:space="0" w:color="auto"/>
          </w:divBdr>
        </w:div>
        <w:div w:id="2062516095">
          <w:marLeft w:val="0"/>
          <w:marRight w:val="0"/>
          <w:marTop w:val="0"/>
          <w:marBottom w:val="0"/>
          <w:divBdr>
            <w:top w:val="none" w:sz="0" w:space="0" w:color="auto"/>
            <w:left w:val="none" w:sz="0" w:space="0" w:color="auto"/>
            <w:bottom w:val="none" w:sz="0" w:space="0" w:color="auto"/>
            <w:right w:val="none" w:sz="0" w:space="0" w:color="auto"/>
          </w:divBdr>
        </w:div>
        <w:div w:id="2063407447">
          <w:marLeft w:val="0"/>
          <w:marRight w:val="0"/>
          <w:marTop w:val="0"/>
          <w:marBottom w:val="0"/>
          <w:divBdr>
            <w:top w:val="none" w:sz="0" w:space="0" w:color="auto"/>
            <w:left w:val="none" w:sz="0" w:space="0" w:color="auto"/>
            <w:bottom w:val="none" w:sz="0" w:space="0" w:color="auto"/>
            <w:right w:val="none" w:sz="0" w:space="0" w:color="auto"/>
          </w:divBdr>
        </w:div>
        <w:div w:id="2069455431">
          <w:marLeft w:val="0"/>
          <w:marRight w:val="0"/>
          <w:marTop w:val="0"/>
          <w:marBottom w:val="0"/>
          <w:divBdr>
            <w:top w:val="none" w:sz="0" w:space="0" w:color="auto"/>
            <w:left w:val="none" w:sz="0" w:space="0" w:color="auto"/>
            <w:bottom w:val="none" w:sz="0" w:space="0" w:color="auto"/>
            <w:right w:val="none" w:sz="0" w:space="0" w:color="auto"/>
          </w:divBdr>
        </w:div>
        <w:div w:id="2125224899">
          <w:marLeft w:val="0"/>
          <w:marRight w:val="0"/>
          <w:marTop w:val="0"/>
          <w:marBottom w:val="0"/>
          <w:divBdr>
            <w:top w:val="none" w:sz="0" w:space="0" w:color="auto"/>
            <w:left w:val="none" w:sz="0" w:space="0" w:color="auto"/>
            <w:bottom w:val="none" w:sz="0" w:space="0" w:color="auto"/>
            <w:right w:val="none" w:sz="0" w:space="0" w:color="auto"/>
          </w:divBdr>
        </w:div>
        <w:div w:id="2143383221">
          <w:marLeft w:val="0"/>
          <w:marRight w:val="0"/>
          <w:marTop w:val="0"/>
          <w:marBottom w:val="0"/>
          <w:divBdr>
            <w:top w:val="none" w:sz="0" w:space="0" w:color="auto"/>
            <w:left w:val="none" w:sz="0" w:space="0" w:color="auto"/>
            <w:bottom w:val="none" w:sz="0" w:space="0" w:color="auto"/>
            <w:right w:val="none" w:sz="0" w:space="0" w:color="auto"/>
          </w:divBdr>
        </w:div>
      </w:divsChild>
    </w:div>
    <w:div w:id="1717468162">
      <w:bodyDiv w:val="1"/>
      <w:marLeft w:val="0"/>
      <w:marRight w:val="0"/>
      <w:marTop w:val="0"/>
      <w:marBottom w:val="0"/>
      <w:divBdr>
        <w:top w:val="none" w:sz="0" w:space="0" w:color="auto"/>
        <w:left w:val="none" w:sz="0" w:space="0" w:color="auto"/>
        <w:bottom w:val="none" w:sz="0" w:space="0" w:color="auto"/>
        <w:right w:val="none" w:sz="0" w:space="0" w:color="auto"/>
      </w:divBdr>
    </w:div>
    <w:div w:id="1722092364">
      <w:bodyDiv w:val="1"/>
      <w:marLeft w:val="0"/>
      <w:marRight w:val="0"/>
      <w:marTop w:val="0"/>
      <w:marBottom w:val="0"/>
      <w:divBdr>
        <w:top w:val="none" w:sz="0" w:space="0" w:color="auto"/>
        <w:left w:val="none" w:sz="0" w:space="0" w:color="auto"/>
        <w:bottom w:val="none" w:sz="0" w:space="0" w:color="auto"/>
        <w:right w:val="none" w:sz="0" w:space="0" w:color="auto"/>
      </w:divBdr>
      <w:divsChild>
        <w:div w:id="1748915989">
          <w:marLeft w:val="0"/>
          <w:marRight w:val="0"/>
          <w:marTop w:val="0"/>
          <w:marBottom w:val="0"/>
          <w:divBdr>
            <w:top w:val="single" w:sz="2" w:space="0" w:color="E6E8EF"/>
            <w:left w:val="single" w:sz="2" w:space="0" w:color="E6E8EF"/>
            <w:bottom w:val="single" w:sz="2" w:space="0" w:color="E6E8EF"/>
            <w:right w:val="single" w:sz="2" w:space="0" w:color="E6E8EF"/>
          </w:divBdr>
          <w:divsChild>
            <w:div w:id="147062788">
              <w:marLeft w:val="0"/>
              <w:marRight w:val="0"/>
              <w:marTop w:val="0"/>
              <w:marBottom w:val="0"/>
              <w:divBdr>
                <w:top w:val="single" w:sz="2" w:space="0" w:color="E6E8EF"/>
                <w:left w:val="single" w:sz="2" w:space="0" w:color="E6E8EF"/>
                <w:bottom w:val="single" w:sz="2" w:space="0" w:color="E6E8EF"/>
                <w:right w:val="single" w:sz="2" w:space="0" w:color="E6E8EF"/>
              </w:divBdr>
            </w:div>
            <w:div w:id="738328832">
              <w:marLeft w:val="0"/>
              <w:marRight w:val="0"/>
              <w:marTop w:val="0"/>
              <w:marBottom w:val="0"/>
              <w:divBdr>
                <w:top w:val="single" w:sz="2" w:space="0" w:color="E6E8EF"/>
                <w:left w:val="single" w:sz="2" w:space="0" w:color="E6E8EF"/>
                <w:bottom w:val="single" w:sz="2" w:space="0" w:color="E6E8EF"/>
                <w:right w:val="single" w:sz="2" w:space="0" w:color="E6E8EF"/>
              </w:divBdr>
            </w:div>
          </w:divsChild>
        </w:div>
        <w:div w:id="2003702255">
          <w:marLeft w:val="0"/>
          <w:marRight w:val="0"/>
          <w:marTop w:val="0"/>
          <w:marBottom w:val="0"/>
          <w:divBdr>
            <w:top w:val="single" w:sz="2" w:space="0" w:color="E6E8EF"/>
            <w:left w:val="single" w:sz="2" w:space="0" w:color="E6E8EF"/>
            <w:bottom w:val="single" w:sz="2" w:space="0" w:color="E6E8EF"/>
            <w:right w:val="single" w:sz="2" w:space="0" w:color="E6E8EF"/>
          </w:divBdr>
        </w:div>
      </w:divsChild>
    </w:div>
    <w:div w:id="1723870927">
      <w:bodyDiv w:val="1"/>
      <w:marLeft w:val="0"/>
      <w:marRight w:val="0"/>
      <w:marTop w:val="0"/>
      <w:marBottom w:val="0"/>
      <w:divBdr>
        <w:top w:val="none" w:sz="0" w:space="0" w:color="auto"/>
        <w:left w:val="none" w:sz="0" w:space="0" w:color="auto"/>
        <w:bottom w:val="none" w:sz="0" w:space="0" w:color="auto"/>
        <w:right w:val="none" w:sz="0" w:space="0" w:color="auto"/>
      </w:divBdr>
    </w:div>
    <w:div w:id="1729766952">
      <w:bodyDiv w:val="1"/>
      <w:marLeft w:val="0"/>
      <w:marRight w:val="0"/>
      <w:marTop w:val="0"/>
      <w:marBottom w:val="0"/>
      <w:divBdr>
        <w:top w:val="none" w:sz="0" w:space="0" w:color="auto"/>
        <w:left w:val="none" w:sz="0" w:space="0" w:color="auto"/>
        <w:bottom w:val="none" w:sz="0" w:space="0" w:color="auto"/>
        <w:right w:val="none" w:sz="0" w:space="0" w:color="auto"/>
      </w:divBdr>
    </w:div>
    <w:div w:id="1739982587">
      <w:bodyDiv w:val="1"/>
      <w:marLeft w:val="0"/>
      <w:marRight w:val="0"/>
      <w:marTop w:val="0"/>
      <w:marBottom w:val="0"/>
      <w:divBdr>
        <w:top w:val="none" w:sz="0" w:space="0" w:color="auto"/>
        <w:left w:val="none" w:sz="0" w:space="0" w:color="auto"/>
        <w:bottom w:val="none" w:sz="0" w:space="0" w:color="auto"/>
        <w:right w:val="none" w:sz="0" w:space="0" w:color="auto"/>
      </w:divBdr>
    </w:div>
    <w:div w:id="1742412603">
      <w:bodyDiv w:val="1"/>
      <w:marLeft w:val="0"/>
      <w:marRight w:val="0"/>
      <w:marTop w:val="0"/>
      <w:marBottom w:val="0"/>
      <w:divBdr>
        <w:top w:val="none" w:sz="0" w:space="0" w:color="auto"/>
        <w:left w:val="none" w:sz="0" w:space="0" w:color="auto"/>
        <w:bottom w:val="none" w:sz="0" w:space="0" w:color="auto"/>
        <w:right w:val="none" w:sz="0" w:space="0" w:color="auto"/>
      </w:divBdr>
    </w:div>
    <w:div w:id="1744180919">
      <w:bodyDiv w:val="1"/>
      <w:marLeft w:val="0"/>
      <w:marRight w:val="0"/>
      <w:marTop w:val="0"/>
      <w:marBottom w:val="0"/>
      <w:divBdr>
        <w:top w:val="none" w:sz="0" w:space="0" w:color="auto"/>
        <w:left w:val="none" w:sz="0" w:space="0" w:color="auto"/>
        <w:bottom w:val="none" w:sz="0" w:space="0" w:color="auto"/>
        <w:right w:val="none" w:sz="0" w:space="0" w:color="auto"/>
      </w:divBdr>
    </w:div>
    <w:div w:id="1824004777">
      <w:bodyDiv w:val="1"/>
      <w:marLeft w:val="0"/>
      <w:marRight w:val="0"/>
      <w:marTop w:val="0"/>
      <w:marBottom w:val="0"/>
      <w:divBdr>
        <w:top w:val="none" w:sz="0" w:space="0" w:color="auto"/>
        <w:left w:val="none" w:sz="0" w:space="0" w:color="auto"/>
        <w:bottom w:val="none" w:sz="0" w:space="0" w:color="auto"/>
        <w:right w:val="none" w:sz="0" w:space="0" w:color="auto"/>
      </w:divBdr>
    </w:div>
    <w:div w:id="1831797308">
      <w:bodyDiv w:val="1"/>
      <w:marLeft w:val="0"/>
      <w:marRight w:val="0"/>
      <w:marTop w:val="0"/>
      <w:marBottom w:val="0"/>
      <w:divBdr>
        <w:top w:val="none" w:sz="0" w:space="0" w:color="auto"/>
        <w:left w:val="none" w:sz="0" w:space="0" w:color="auto"/>
        <w:bottom w:val="none" w:sz="0" w:space="0" w:color="auto"/>
        <w:right w:val="none" w:sz="0" w:space="0" w:color="auto"/>
      </w:divBdr>
    </w:div>
    <w:div w:id="1840074028">
      <w:bodyDiv w:val="1"/>
      <w:marLeft w:val="0"/>
      <w:marRight w:val="0"/>
      <w:marTop w:val="0"/>
      <w:marBottom w:val="0"/>
      <w:divBdr>
        <w:top w:val="none" w:sz="0" w:space="0" w:color="auto"/>
        <w:left w:val="none" w:sz="0" w:space="0" w:color="auto"/>
        <w:bottom w:val="none" w:sz="0" w:space="0" w:color="auto"/>
        <w:right w:val="none" w:sz="0" w:space="0" w:color="auto"/>
      </w:divBdr>
    </w:div>
    <w:div w:id="1855027381">
      <w:bodyDiv w:val="1"/>
      <w:marLeft w:val="0"/>
      <w:marRight w:val="0"/>
      <w:marTop w:val="0"/>
      <w:marBottom w:val="0"/>
      <w:divBdr>
        <w:top w:val="none" w:sz="0" w:space="0" w:color="auto"/>
        <w:left w:val="none" w:sz="0" w:space="0" w:color="auto"/>
        <w:bottom w:val="none" w:sz="0" w:space="0" w:color="auto"/>
        <w:right w:val="none" w:sz="0" w:space="0" w:color="auto"/>
      </w:divBdr>
    </w:div>
    <w:div w:id="1858041510">
      <w:bodyDiv w:val="1"/>
      <w:marLeft w:val="0"/>
      <w:marRight w:val="0"/>
      <w:marTop w:val="0"/>
      <w:marBottom w:val="0"/>
      <w:divBdr>
        <w:top w:val="none" w:sz="0" w:space="0" w:color="auto"/>
        <w:left w:val="none" w:sz="0" w:space="0" w:color="auto"/>
        <w:bottom w:val="none" w:sz="0" w:space="0" w:color="auto"/>
        <w:right w:val="none" w:sz="0" w:space="0" w:color="auto"/>
      </w:divBdr>
    </w:div>
    <w:div w:id="1885174216">
      <w:bodyDiv w:val="1"/>
      <w:marLeft w:val="0"/>
      <w:marRight w:val="0"/>
      <w:marTop w:val="0"/>
      <w:marBottom w:val="0"/>
      <w:divBdr>
        <w:top w:val="none" w:sz="0" w:space="0" w:color="auto"/>
        <w:left w:val="none" w:sz="0" w:space="0" w:color="auto"/>
        <w:bottom w:val="none" w:sz="0" w:space="0" w:color="auto"/>
        <w:right w:val="none" w:sz="0" w:space="0" w:color="auto"/>
      </w:divBdr>
    </w:div>
    <w:div w:id="1900745671">
      <w:bodyDiv w:val="1"/>
      <w:marLeft w:val="0"/>
      <w:marRight w:val="0"/>
      <w:marTop w:val="0"/>
      <w:marBottom w:val="0"/>
      <w:divBdr>
        <w:top w:val="none" w:sz="0" w:space="0" w:color="auto"/>
        <w:left w:val="none" w:sz="0" w:space="0" w:color="auto"/>
        <w:bottom w:val="none" w:sz="0" w:space="0" w:color="auto"/>
        <w:right w:val="none" w:sz="0" w:space="0" w:color="auto"/>
      </w:divBdr>
      <w:divsChild>
        <w:div w:id="1928536996">
          <w:marLeft w:val="0"/>
          <w:marRight w:val="0"/>
          <w:marTop w:val="240"/>
          <w:marBottom w:val="120"/>
          <w:divBdr>
            <w:top w:val="none" w:sz="0" w:space="0" w:color="auto"/>
            <w:left w:val="none" w:sz="0" w:space="0" w:color="auto"/>
            <w:bottom w:val="none" w:sz="0" w:space="0" w:color="auto"/>
            <w:right w:val="none" w:sz="0" w:space="0" w:color="auto"/>
          </w:divBdr>
        </w:div>
        <w:div w:id="1568344671">
          <w:marLeft w:val="0"/>
          <w:marRight w:val="0"/>
          <w:marTop w:val="240"/>
          <w:marBottom w:val="120"/>
          <w:divBdr>
            <w:top w:val="none" w:sz="0" w:space="0" w:color="auto"/>
            <w:left w:val="none" w:sz="0" w:space="0" w:color="auto"/>
            <w:bottom w:val="none" w:sz="0" w:space="0" w:color="auto"/>
            <w:right w:val="none" w:sz="0" w:space="0" w:color="auto"/>
          </w:divBdr>
        </w:div>
        <w:div w:id="2062554893">
          <w:marLeft w:val="0"/>
          <w:marRight w:val="0"/>
          <w:marTop w:val="240"/>
          <w:marBottom w:val="120"/>
          <w:divBdr>
            <w:top w:val="none" w:sz="0" w:space="0" w:color="auto"/>
            <w:left w:val="none" w:sz="0" w:space="0" w:color="auto"/>
            <w:bottom w:val="none" w:sz="0" w:space="0" w:color="auto"/>
            <w:right w:val="none" w:sz="0" w:space="0" w:color="auto"/>
          </w:divBdr>
        </w:div>
        <w:div w:id="1774746045">
          <w:marLeft w:val="0"/>
          <w:marRight w:val="0"/>
          <w:marTop w:val="240"/>
          <w:marBottom w:val="120"/>
          <w:divBdr>
            <w:top w:val="none" w:sz="0" w:space="0" w:color="auto"/>
            <w:left w:val="none" w:sz="0" w:space="0" w:color="auto"/>
            <w:bottom w:val="none" w:sz="0" w:space="0" w:color="auto"/>
            <w:right w:val="none" w:sz="0" w:space="0" w:color="auto"/>
          </w:divBdr>
        </w:div>
      </w:divsChild>
    </w:div>
    <w:div w:id="1901555661">
      <w:bodyDiv w:val="1"/>
      <w:marLeft w:val="0"/>
      <w:marRight w:val="0"/>
      <w:marTop w:val="0"/>
      <w:marBottom w:val="0"/>
      <w:divBdr>
        <w:top w:val="none" w:sz="0" w:space="0" w:color="auto"/>
        <w:left w:val="none" w:sz="0" w:space="0" w:color="auto"/>
        <w:bottom w:val="none" w:sz="0" w:space="0" w:color="auto"/>
        <w:right w:val="none" w:sz="0" w:space="0" w:color="auto"/>
      </w:divBdr>
    </w:div>
    <w:div w:id="1919829842">
      <w:bodyDiv w:val="1"/>
      <w:marLeft w:val="0"/>
      <w:marRight w:val="0"/>
      <w:marTop w:val="0"/>
      <w:marBottom w:val="0"/>
      <w:divBdr>
        <w:top w:val="none" w:sz="0" w:space="0" w:color="auto"/>
        <w:left w:val="none" w:sz="0" w:space="0" w:color="auto"/>
        <w:bottom w:val="none" w:sz="0" w:space="0" w:color="auto"/>
        <w:right w:val="none" w:sz="0" w:space="0" w:color="auto"/>
      </w:divBdr>
    </w:div>
    <w:div w:id="1953708025">
      <w:bodyDiv w:val="1"/>
      <w:marLeft w:val="0"/>
      <w:marRight w:val="0"/>
      <w:marTop w:val="0"/>
      <w:marBottom w:val="0"/>
      <w:divBdr>
        <w:top w:val="none" w:sz="0" w:space="0" w:color="auto"/>
        <w:left w:val="none" w:sz="0" w:space="0" w:color="auto"/>
        <w:bottom w:val="none" w:sz="0" w:space="0" w:color="auto"/>
        <w:right w:val="none" w:sz="0" w:space="0" w:color="auto"/>
      </w:divBdr>
    </w:div>
    <w:div w:id="1958372964">
      <w:bodyDiv w:val="1"/>
      <w:marLeft w:val="0"/>
      <w:marRight w:val="0"/>
      <w:marTop w:val="0"/>
      <w:marBottom w:val="0"/>
      <w:divBdr>
        <w:top w:val="none" w:sz="0" w:space="0" w:color="auto"/>
        <w:left w:val="none" w:sz="0" w:space="0" w:color="auto"/>
        <w:bottom w:val="none" w:sz="0" w:space="0" w:color="auto"/>
        <w:right w:val="none" w:sz="0" w:space="0" w:color="auto"/>
      </w:divBdr>
    </w:div>
    <w:div w:id="1960607447">
      <w:bodyDiv w:val="1"/>
      <w:marLeft w:val="0"/>
      <w:marRight w:val="0"/>
      <w:marTop w:val="0"/>
      <w:marBottom w:val="0"/>
      <w:divBdr>
        <w:top w:val="none" w:sz="0" w:space="0" w:color="auto"/>
        <w:left w:val="none" w:sz="0" w:space="0" w:color="auto"/>
        <w:bottom w:val="none" w:sz="0" w:space="0" w:color="auto"/>
        <w:right w:val="none" w:sz="0" w:space="0" w:color="auto"/>
      </w:divBdr>
    </w:div>
    <w:div w:id="1965698046">
      <w:bodyDiv w:val="1"/>
      <w:marLeft w:val="0"/>
      <w:marRight w:val="0"/>
      <w:marTop w:val="0"/>
      <w:marBottom w:val="0"/>
      <w:divBdr>
        <w:top w:val="none" w:sz="0" w:space="0" w:color="auto"/>
        <w:left w:val="none" w:sz="0" w:space="0" w:color="auto"/>
        <w:bottom w:val="none" w:sz="0" w:space="0" w:color="auto"/>
        <w:right w:val="none" w:sz="0" w:space="0" w:color="auto"/>
      </w:divBdr>
    </w:div>
    <w:div w:id="1973443539">
      <w:bodyDiv w:val="1"/>
      <w:marLeft w:val="0"/>
      <w:marRight w:val="0"/>
      <w:marTop w:val="0"/>
      <w:marBottom w:val="0"/>
      <w:divBdr>
        <w:top w:val="none" w:sz="0" w:space="0" w:color="auto"/>
        <w:left w:val="none" w:sz="0" w:space="0" w:color="auto"/>
        <w:bottom w:val="none" w:sz="0" w:space="0" w:color="auto"/>
        <w:right w:val="none" w:sz="0" w:space="0" w:color="auto"/>
      </w:divBdr>
    </w:div>
    <w:div w:id="1987782611">
      <w:bodyDiv w:val="1"/>
      <w:marLeft w:val="0"/>
      <w:marRight w:val="0"/>
      <w:marTop w:val="0"/>
      <w:marBottom w:val="0"/>
      <w:divBdr>
        <w:top w:val="none" w:sz="0" w:space="0" w:color="auto"/>
        <w:left w:val="none" w:sz="0" w:space="0" w:color="auto"/>
        <w:bottom w:val="none" w:sz="0" w:space="0" w:color="auto"/>
        <w:right w:val="none" w:sz="0" w:space="0" w:color="auto"/>
      </w:divBdr>
    </w:div>
    <w:div w:id="2052262264">
      <w:bodyDiv w:val="1"/>
      <w:marLeft w:val="0"/>
      <w:marRight w:val="0"/>
      <w:marTop w:val="0"/>
      <w:marBottom w:val="0"/>
      <w:divBdr>
        <w:top w:val="none" w:sz="0" w:space="0" w:color="auto"/>
        <w:left w:val="none" w:sz="0" w:space="0" w:color="auto"/>
        <w:bottom w:val="none" w:sz="0" w:space="0" w:color="auto"/>
        <w:right w:val="none" w:sz="0" w:space="0" w:color="auto"/>
      </w:divBdr>
    </w:div>
    <w:div w:id="2060472021">
      <w:bodyDiv w:val="1"/>
      <w:marLeft w:val="0"/>
      <w:marRight w:val="0"/>
      <w:marTop w:val="0"/>
      <w:marBottom w:val="0"/>
      <w:divBdr>
        <w:top w:val="none" w:sz="0" w:space="0" w:color="auto"/>
        <w:left w:val="none" w:sz="0" w:space="0" w:color="auto"/>
        <w:bottom w:val="none" w:sz="0" w:space="0" w:color="auto"/>
        <w:right w:val="none" w:sz="0" w:space="0" w:color="auto"/>
      </w:divBdr>
    </w:div>
    <w:div w:id="2063602428">
      <w:bodyDiv w:val="1"/>
      <w:marLeft w:val="0"/>
      <w:marRight w:val="0"/>
      <w:marTop w:val="0"/>
      <w:marBottom w:val="0"/>
      <w:divBdr>
        <w:top w:val="none" w:sz="0" w:space="0" w:color="auto"/>
        <w:left w:val="none" w:sz="0" w:space="0" w:color="auto"/>
        <w:bottom w:val="none" w:sz="0" w:space="0" w:color="auto"/>
        <w:right w:val="none" w:sz="0" w:space="0" w:color="auto"/>
      </w:divBdr>
    </w:div>
    <w:div w:id="2065058383">
      <w:bodyDiv w:val="1"/>
      <w:marLeft w:val="0"/>
      <w:marRight w:val="0"/>
      <w:marTop w:val="0"/>
      <w:marBottom w:val="0"/>
      <w:divBdr>
        <w:top w:val="none" w:sz="0" w:space="0" w:color="auto"/>
        <w:left w:val="none" w:sz="0" w:space="0" w:color="auto"/>
        <w:bottom w:val="none" w:sz="0" w:space="0" w:color="auto"/>
        <w:right w:val="none" w:sz="0" w:space="0" w:color="auto"/>
      </w:divBdr>
    </w:div>
    <w:div w:id="2090229471">
      <w:bodyDiv w:val="1"/>
      <w:marLeft w:val="0"/>
      <w:marRight w:val="0"/>
      <w:marTop w:val="0"/>
      <w:marBottom w:val="0"/>
      <w:divBdr>
        <w:top w:val="none" w:sz="0" w:space="0" w:color="auto"/>
        <w:left w:val="none" w:sz="0" w:space="0" w:color="auto"/>
        <w:bottom w:val="none" w:sz="0" w:space="0" w:color="auto"/>
        <w:right w:val="none" w:sz="0" w:space="0" w:color="auto"/>
      </w:divBdr>
    </w:div>
    <w:div w:id="2111974877">
      <w:bodyDiv w:val="1"/>
      <w:marLeft w:val="0"/>
      <w:marRight w:val="0"/>
      <w:marTop w:val="0"/>
      <w:marBottom w:val="0"/>
      <w:divBdr>
        <w:top w:val="none" w:sz="0" w:space="0" w:color="auto"/>
        <w:left w:val="none" w:sz="0" w:space="0" w:color="auto"/>
        <w:bottom w:val="none" w:sz="0" w:space="0" w:color="auto"/>
        <w:right w:val="none" w:sz="0" w:space="0" w:color="auto"/>
      </w:divBdr>
    </w:div>
    <w:div w:id="2132162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ortwatch.imf.org/pages/port-monitor" TargetMode="External"/><Relationship Id="rId7" Type="http://schemas.openxmlformats.org/officeDocument/2006/relationships/settings" Target="settings.xml"/><Relationship Id="rId12" Type="http://schemas.openxmlformats.org/officeDocument/2006/relationships/hyperlink" Target="https://doi.org/10.21949/z3wj-hd65." TargetMode="External"/><Relationship Id="rId17" Type="http://schemas.openxmlformats.org/officeDocument/2006/relationships/image" Target="media/image3.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chart" Target="charts/chart2.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transportation.libanswers.com/" TargetMode="External"/><Relationship Id="rId23" Type="http://schemas.openxmlformats.org/officeDocument/2006/relationships/hyperlink" Target="http://www.census.gov"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ortwatch.imf.org/pages/port-monit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chart" Target="charts/chart3.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tonnage!$F$1</c:f>
              <c:strCache>
                <c:ptCount val="1"/>
                <c:pt idx="0">
                  <c:v>Monthly transit trade volume (short tons)</c:v>
                </c:pt>
              </c:strCache>
            </c:strRef>
          </c:tx>
          <c:spPr>
            <a:ln w="28575" cap="rnd">
              <a:solidFill>
                <a:schemeClr val="accent1"/>
              </a:solidFill>
              <a:round/>
            </a:ln>
            <a:effectLst/>
          </c:spPr>
          <c:marker>
            <c:symbol val="none"/>
          </c:marker>
          <c:cat>
            <c:numRef>
              <c:f>tonnage!$E$18:$E$62</c:f>
              <c:numCache>
                <c:formatCode>m/d/yyyy</c:formatCode>
                <c:ptCount val="45"/>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pt idx="37">
                  <c:v>45689</c:v>
                </c:pt>
                <c:pt idx="38">
                  <c:v>45717</c:v>
                </c:pt>
                <c:pt idx="39">
                  <c:v>45748</c:v>
                </c:pt>
                <c:pt idx="40">
                  <c:v>45778</c:v>
                </c:pt>
                <c:pt idx="41">
                  <c:v>45809</c:v>
                </c:pt>
                <c:pt idx="42">
                  <c:v>45839</c:v>
                </c:pt>
                <c:pt idx="43">
                  <c:v>45870</c:v>
                </c:pt>
                <c:pt idx="44">
                  <c:v>45901</c:v>
                </c:pt>
              </c:numCache>
            </c:numRef>
          </c:cat>
          <c:val>
            <c:numRef>
              <c:f>tonnage!$F$18:$F$62</c:f>
              <c:numCache>
                <c:formatCode>General</c:formatCode>
                <c:ptCount val="45"/>
                <c:pt idx="0">
                  <c:v>127971081.22735885</c:v>
                </c:pt>
                <c:pt idx="1">
                  <c:v>123882527.83925696</c:v>
                </c:pt>
                <c:pt idx="2">
                  <c:v>139156557.43843257</c:v>
                </c:pt>
                <c:pt idx="3">
                  <c:v>142442876.9290989</c:v>
                </c:pt>
                <c:pt idx="4">
                  <c:v>134372459.8828944</c:v>
                </c:pt>
                <c:pt idx="5">
                  <c:v>136463107.45798242</c:v>
                </c:pt>
                <c:pt idx="6">
                  <c:v>141226251.33961058</c:v>
                </c:pt>
                <c:pt idx="7">
                  <c:v>146970001.37257901</c:v>
                </c:pt>
                <c:pt idx="8">
                  <c:v>138214270.33084586</c:v>
                </c:pt>
                <c:pt idx="9">
                  <c:v>141383735.94056559</c:v>
                </c:pt>
                <c:pt idx="10">
                  <c:v>130937490.1045415</c:v>
                </c:pt>
                <c:pt idx="11">
                  <c:v>125294374.13359369</c:v>
                </c:pt>
                <c:pt idx="12">
                  <c:v>122984414.18811135</c:v>
                </c:pt>
                <c:pt idx="13">
                  <c:v>120295245.70720832</c:v>
                </c:pt>
                <c:pt idx="14">
                  <c:v>131607119.88902541</c:v>
                </c:pt>
                <c:pt idx="15">
                  <c:v>135273319.13651857</c:v>
                </c:pt>
                <c:pt idx="16">
                  <c:v>143378478.32574198</c:v>
                </c:pt>
                <c:pt idx="17">
                  <c:v>143362233.0988372</c:v>
                </c:pt>
                <c:pt idx="18">
                  <c:v>142799261.17868203</c:v>
                </c:pt>
                <c:pt idx="19">
                  <c:v>139658214.40907189</c:v>
                </c:pt>
                <c:pt idx="20">
                  <c:v>134640400.60002834</c:v>
                </c:pt>
                <c:pt idx="21">
                  <c:v>135342064.58321753</c:v>
                </c:pt>
                <c:pt idx="22">
                  <c:v>113164501.65518105</c:v>
                </c:pt>
                <c:pt idx="23">
                  <c:v>117469098.75113715</c:v>
                </c:pt>
                <c:pt idx="24">
                  <c:v>115541839.31468803</c:v>
                </c:pt>
                <c:pt idx="25">
                  <c:v>109890679.51351714</c:v>
                </c:pt>
                <c:pt idx="26">
                  <c:v>139763243.52598414</c:v>
                </c:pt>
                <c:pt idx="27">
                  <c:v>133921257.77226658</c:v>
                </c:pt>
                <c:pt idx="28">
                  <c:v>141001416.09163544</c:v>
                </c:pt>
                <c:pt idx="29">
                  <c:v>132604694.8327942</c:v>
                </c:pt>
                <c:pt idx="30">
                  <c:v>136293767.43705502</c:v>
                </c:pt>
                <c:pt idx="31">
                  <c:v>132928209.85909982</c:v>
                </c:pt>
                <c:pt idx="32">
                  <c:v>134543172.37248993</c:v>
                </c:pt>
                <c:pt idx="33">
                  <c:v>121988864.76695865</c:v>
                </c:pt>
                <c:pt idx="34">
                  <c:v>118033741.72323303</c:v>
                </c:pt>
                <c:pt idx="35">
                  <c:v>106752490.11150773</c:v>
                </c:pt>
                <c:pt idx="36">
                  <c:v>105499141.49247901</c:v>
                </c:pt>
                <c:pt idx="37">
                  <c:v>93372371.278117463</c:v>
                </c:pt>
                <c:pt idx="38">
                  <c:v>127460342.57428432</c:v>
                </c:pt>
                <c:pt idx="39">
                  <c:v>130101654.30037066</c:v>
                </c:pt>
                <c:pt idx="40">
                  <c:v>128345948.9893536</c:v>
                </c:pt>
                <c:pt idx="41">
                  <c:v>126814219.2610908</c:v>
                </c:pt>
                <c:pt idx="42">
                  <c:v>123477554.84052905</c:v>
                </c:pt>
                <c:pt idx="43">
                  <c:v>125616110.46070842</c:v>
                </c:pt>
                <c:pt idx="44">
                  <c:v>103061049.28921343</c:v>
                </c:pt>
              </c:numCache>
            </c:numRef>
          </c:val>
          <c:smooth val="0"/>
          <c:extLst>
            <c:ext xmlns:c16="http://schemas.microsoft.com/office/drawing/2014/chart" uri="{C3380CC4-5D6E-409C-BE32-E72D297353CC}">
              <c16:uniqueId val="{00000000-133A-470F-AEF5-3E6D85DF8210}"/>
            </c:ext>
          </c:extLst>
        </c:ser>
        <c:dLbls>
          <c:showLegendKey val="0"/>
          <c:showVal val="0"/>
          <c:showCatName val="0"/>
          <c:showSerName val="0"/>
          <c:showPercent val="0"/>
          <c:showBubbleSize val="0"/>
        </c:dLbls>
        <c:smooth val="0"/>
        <c:axId val="1434822200"/>
        <c:axId val="1434828320"/>
      </c:lineChart>
      <c:dateAx>
        <c:axId val="1434822200"/>
        <c:scaling>
          <c:orientation val="minMax"/>
        </c:scaling>
        <c:delete val="0"/>
        <c:axPos val="b"/>
        <c:numFmt formatCode="mm/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828320"/>
        <c:crosses val="autoZero"/>
        <c:auto val="1"/>
        <c:lblOffset val="100"/>
        <c:baseTimeUnit val="months"/>
      </c:dateAx>
      <c:valAx>
        <c:axId val="1434828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822200"/>
        <c:crosses val="autoZero"/>
        <c:crossBetween val="between"/>
        <c:dispUnits>
          <c:builtInUnit val="millions"/>
          <c:dispUnitsLbl>
            <c:layout>
              <c:manualLayout>
                <c:xMode val="edge"/>
                <c:yMode val="edge"/>
                <c:x val="2.5000000000000001E-2"/>
                <c:y val="0.26430555555555557"/>
              </c:manualLayout>
            </c:layout>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of short tons</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253707064779814"/>
          <c:y val="4.028196800913942E-2"/>
          <c:w val="0.83708838821490472"/>
          <c:h val="0.78960846330779833"/>
        </c:manualLayout>
      </c:layout>
      <c:lineChart>
        <c:grouping val="standard"/>
        <c:varyColors val="0"/>
        <c:ser>
          <c:idx val="0"/>
          <c:order val="0"/>
          <c:tx>
            <c:strRef>
              <c:f>'strait-of-hormuz-daily-t'!$F$1</c:f>
              <c:strCache>
                <c:ptCount val="1"/>
                <c:pt idx="0">
                  <c:v>Tankers</c:v>
                </c:pt>
              </c:strCache>
            </c:strRef>
          </c:tx>
          <c:spPr>
            <a:ln w="28575" cap="rnd">
              <a:solidFill>
                <a:schemeClr val="accent1"/>
              </a:solidFill>
              <a:round/>
            </a:ln>
            <a:effectLst/>
          </c:spPr>
          <c:marker>
            <c:symbol val="none"/>
          </c:marker>
          <c:cat>
            <c:numRef>
              <c:f>'strait-of-hormuz-daily-t'!$E$2:$E$46</c:f>
              <c:numCache>
                <c:formatCode>m/d/yyyy</c:formatCode>
                <c:ptCount val="45"/>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pt idx="37">
                  <c:v>45689</c:v>
                </c:pt>
                <c:pt idx="38">
                  <c:v>45717</c:v>
                </c:pt>
                <c:pt idx="39">
                  <c:v>45748</c:v>
                </c:pt>
                <c:pt idx="40">
                  <c:v>45778</c:v>
                </c:pt>
                <c:pt idx="41">
                  <c:v>45809</c:v>
                </c:pt>
                <c:pt idx="42">
                  <c:v>45839</c:v>
                </c:pt>
                <c:pt idx="43">
                  <c:v>45870</c:v>
                </c:pt>
                <c:pt idx="44">
                  <c:v>45901</c:v>
                </c:pt>
              </c:numCache>
            </c:numRef>
          </c:cat>
          <c:val>
            <c:numRef>
              <c:f>'strait-of-hormuz-daily-t'!$F$2:$F$46</c:f>
              <c:numCache>
                <c:formatCode>General</c:formatCode>
                <c:ptCount val="45"/>
                <c:pt idx="0">
                  <c:v>1715</c:v>
                </c:pt>
                <c:pt idx="1">
                  <c:v>1723</c:v>
                </c:pt>
                <c:pt idx="2">
                  <c:v>1891</c:v>
                </c:pt>
                <c:pt idx="3">
                  <c:v>1950</c:v>
                </c:pt>
                <c:pt idx="4">
                  <c:v>1943</c:v>
                </c:pt>
                <c:pt idx="5">
                  <c:v>1943</c:v>
                </c:pt>
                <c:pt idx="6">
                  <c:v>1964</c:v>
                </c:pt>
                <c:pt idx="7">
                  <c:v>2000</c:v>
                </c:pt>
                <c:pt idx="8">
                  <c:v>1907</c:v>
                </c:pt>
                <c:pt idx="9">
                  <c:v>1972</c:v>
                </c:pt>
                <c:pt idx="10">
                  <c:v>1754</c:v>
                </c:pt>
                <c:pt idx="11">
                  <c:v>1708</c:v>
                </c:pt>
                <c:pt idx="12">
                  <c:v>1626</c:v>
                </c:pt>
                <c:pt idx="13">
                  <c:v>1637</c:v>
                </c:pt>
                <c:pt idx="14">
                  <c:v>1787</c:v>
                </c:pt>
                <c:pt idx="15">
                  <c:v>1840</c:v>
                </c:pt>
                <c:pt idx="16">
                  <c:v>2030</c:v>
                </c:pt>
                <c:pt idx="17">
                  <c:v>1909</c:v>
                </c:pt>
                <c:pt idx="18">
                  <c:v>2001</c:v>
                </c:pt>
                <c:pt idx="19">
                  <c:v>2022</c:v>
                </c:pt>
                <c:pt idx="20">
                  <c:v>1967</c:v>
                </c:pt>
                <c:pt idx="21">
                  <c:v>1918</c:v>
                </c:pt>
                <c:pt idx="22">
                  <c:v>1637</c:v>
                </c:pt>
                <c:pt idx="23">
                  <c:v>1614</c:v>
                </c:pt>
                <c:pt idx="24">
                  <c:v>1627</c:v>
                </c:pt>
                <c:pt idx="25">
                  <c:v>1489</c:v>
                </c:pt>
                <c:pt idx="26">
                  <c:v>1883</c:v>
                </c:pt>
                <c:pt idx="27">
                  <c:v>1904</c:v>
                </c:pt>
                <c:pt idx="28">
                  <c:v>2001</c:v>
                </c:pt>
                <c:pt idx="29">
                  <c:v>1882</c:v>
                </c:pt>
                <c:pt idx="30">
                  <c:v>1982</c:v>
                </c:pt>
                <c:pt idx="31">
                  <c:v>1873</c:v>
                </c:pt>
                <c:pt idx="32">
                  <c:v>1903</c:v>
                </c:pt>
                <c:pt idx="33">
                  <c:v>1755</c:v>
                </c:pt>
                <c:pt idx="34">
                  <c:v>1615</c:v>
                </c:pt>
                <c:pt idx="35">
                  <c:v>1511</c:v>
                </c:pt>
                <c:pt idx="36">
                  <c:v>1537</c:v>
                </c:pt>
                <c:pt idx="37">
                  <c:v>1364</c:v>
                </c:pt>
                <c:pt idx="38">
                  <c:v>1766</c:v>
                </c:pt>
                <c:pt idx="39">
                  <c:v>1813</c:v>
                </c:pt>
                <c:pt idx="40">
                  <c:v>1834</c:v>
                </c:pt>
                <c:pt idx="41">
                  <c:v>1740</c:v>
                </c:pt>
                <c:pt idx="42">
                  <c:v>1661</c:v>
                </c:pt>
                <c:pt idx="43">
                  <c:v>1657</c:v>
                </c:pt>
                <c:pt idx="44">
                  <c:v>1451</c:v>
                </c:pt>
              </c:numCache>
            </c:numRef>
          </c:val>
          <c:smooth val="0"/>
          <c:extLst>
            <c:ext xmlns:c16="http://schemas.microsoft.com/office/drawing/2014/chart" uri="{C3380CC4-5D6E-409C-BE32-E72D297353CC}">
              <c16:uniqueId val="{00000000-29F3-4141-B13A-59053EE076E5}"/>
            </c:ext>
          </c:extLst>
        </c:ser>
        <c:ser>
          <c:idx val="1"/>
          <c:order val="1"/>
          <c:tx>
            <c:strRef>
              <c:f>'strait-of-hormuz-daily-t'!$G$1</c:f>
              <c:strCache>
                <c:ptCount val="1"/>
                <c:pt idx="0">
                  <c:v>Cargo ships</c:v>
                </c:pt>
              </c:strCache>
            </c:strRef>
          </c:tx>
          <c:spPr>
            <a:ln w="28575" cap="rnd">
              <a:solidFill>
                <a:schemeClr val="accent2"/>
              </a:solidFill>
              <a:round/>
            </a:ln>
            <a:effectLst/>
          </c:spPr>
          <c:marker>
            <c:symbol val="none"/>
          </c:marker>
          <c:cat>
            <c:numRef>
              <c:f>'strait-of-hormuz-daily-t'!$E$2:$E$46</c:f>
              <c:numCache>
                <c:formatCode>m/d/yyyy</c:formatCode>
                <c:ptCount val="45"/>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pt idx="37">
                  <c:v>45689</c:v>
                </c:pt>
                <c:pt idx="38">
                  <c:v>45717</c:v>
                </c:pt>
                <c:pt idx="39">
                  <c:v>45748</c:v>
                </c:pt>
                <c:pt idx="40">
                  <c:v>45778</c:v>
                </c:pt>
                <c:pt idx="41">
                  <c:v>45809</c:v>
                </c:pt>
                <c:pt idx="42">
                  <c:v>45839</c:v>
                </c:pt>
                <c:pt idx="43">
                  <c:v>45870</c:v>
                </c:pt>
                <c:pt idx="44">
                  <c:v>45901</c:v>
                </c:pt>
              </c:numCache>
            </c:numRef>
          </c:cat>
          <c:val>
            <c:numRef>
              <c:f>'strait-of-hormuz-daily-t'!$G$2:$G$46</c:f>
              <c:numCache>
                <c:formatCode>General</c:formatCode>
                <c:ptCount val="45"/>
                <c:pt idx="0">
                  <c:v>953</c:v>
                </c:pt>
                <c:pt idx="1">
                  <c:v>1029</c:v>
                </c:pt>
                <c:pt idx="2">
                  <c:v>1124</c:v>
                </c:pt>
                <c:pt idx="3">
                  <c:v>1152</c:v>
                </c:pt>
                <c:pt idx="4">
                  <c:v>1140</c:v>
                </c:pt>
                <c:pt idx="5">
                  <c:v>1145</c:v>
                </c:pt>
                <c:pt idx="6">
                  <c:v>1060</c:v>
                </c:pt>
                <c:pt idx="7">
                  <c:v>1264</c:v>
                </c:pt>
                <c:pt idx="8">
                  <c:v>1176</c:v>
                </c:pt>
                <c:pt idx="9">
                  <c:v>1206</c:v>
                </c:pt>
                <c:pt idx="10">
                  <c:v>1102</c:v>
                </c:pt>
                <c:pt idx="11">
                  <c:v>1047</c:v>
                </c:pt>
                <c:pt idx="12">
                  <c:v>1024</c:v>
                </c:pt>
                <c:pt idx="13">
                  <c:v>1047</c:v>
                </c:pt>
                <c:pt idx="14">
                  <c:v>1146</c:v>
                </c:pt>
                <c:pt idx="15">
                  <c:v>1197</c:v>
                </c:pt>
                <c:pt idx="16">
                  <c:v>1288</c:v>
                </c:pt>
                <c:pt idx="17">
                  <c:v>1272</c:v>
                </c:pt>
                <c:pt idx="18">
                  <c:v>1222</c:v>
                </c:pt>
                <c:pt idx="19">
                  <c:v>1328</c:v>
                </c:pt>
                <c:pt idx="20">
                  <c:v>1269</c:v>
                </c:pt>
                <c:pt idx="21">
                  <c:v>1250</c:v>
                </c:pt>
                <c:pt idx="22">
                  <c:v>1008</c:v>
                </c:pt>
                <c:pt idx="23">
                  <c:v>1028</c:v>
                </c:pt>
                <c:pt idx="24">
                  <c:v>1006</c:v>
                </c:pt>
                <c:pt idx="25">
                  <c:v>1003</c:v>
                </c:pt>
                <c:pt idx="26">
                  <c:v>1262</c:v>
                </c:pt>
                <c:pt idx="27">
                  <c:v>1261</c:v>
                </c:pt>
                <c:pt idx="28">
                  <c:v>1350</c:v>
                </c:pt>
                <c:pt idx="29">
                  <c:v>1299</c:v>
                </c:pt>
                <c:pt idx="30">
                  <c:v>1321</c:v>
                </c:pt>
                <c:pt idx="31">
                  <c:v>1238</c:v>
                </c:pt>
                <c:pt idx="32">
                  <c:v>1359</c:v>
                </c:pt>
                <c:pt idx="33">
                  <c:v>1329</c:v>
                </c:pt>
                <c:pt idx="34">
                  <c:v>1218</c:v>
                </c:pt>
                <c:pt idx="35">
                  <c:v>1101</c:v>
                </c:pt>
                <c:pt idx="36">
                  <c:v>1108</c:v>
                </c:pt>
                <c:pt idx="37">
                  <c:v>1005</c:v>
                </c:pt>
                <c:pt idx="38">
                  <c:v>1245</c:v>
                </c:pt>
                <c:pt idx="39">
                  <c:v>1412</c:v>
                </c:pt>
                <c:pt idx="40">
                  <c:v>1380</c:v>
                </c:pt>
                <c:pt idx="41">
                  <c:v>1376</c:v>
                </c:pt>
                <c:pt idx="42">
                  <c:v>1283</c:v>
                </c:pt>
                <c:pt idx="43">
                  <c:v>1310</c:v>
                </c:pt>
                <c:pt idx="44">
                  <c:v>1138</c:v>
                </c:pt>
              </c:numCache>
            </c:numRef>
          </c:val>
          <c:smooth val="0"/>
          <c:extLst>
            <c:ext xmlns:c16="http://schemas.microsoft.com/office/drawing/2014/chart" uri="{C3380CC4-5D6E-409C-BE32-E72D297353CC}">
              <c16:uniqueId val="{00000001-29F3-4141-B13A-59053EE076E5}"/>
            </c:ext>
          </c:extLst>
        </c:ser>
        <c:dLbls>
          <c:showLegendKey val="0"/>
          <c:showVal val="0"/>
          <c:showCatName val="0"/>
          <c:showSerName val="0"/>
          <c:showPercent val="0"/>
          <c:showBubbleSize val="0"/>
        </c:dLbls>
        <c:smooth val="0"/>
        <c:axId val="1003045936"/>
        <c:axId val="1093435920"/>
      </c:lineChart>
      <c:dateAx>
        <c:axId val="1003045936"/>
        <c:scaling>
          <c:orientation val="minMax"/>
        </c:scaling>
        <c:delete val="0"/>
        <c:axPos val="b"/>
        <c:numFmt formatCode="mm/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3435920"/>
        <c:crosses val="autoZero"/>
        <c:auto val="1"/>
        <c:lblOffset val="100"/>
        <c:baseTimeUnit val="months"/>
      </c:dateAx>
      <c:valAx>
        <c:axId val="109343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transits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3045936"/>
        <c:crosses val="autoZero"/>
        <c:crossBetween val="between"/>
      </c:valAx>
      <c:spPr>
        <a:noFill/>
        <a:ln>
          <a:noFill/>
        </a:ln>
        <a:effectLst/>
      </c:spPr>
    </c:plotArea>
    <c:legend>
      <c:legendPos val="r"/>
      <c:layout>
        <c:manualLayout>
          <c:xMode val="edge"/>
          <c:yMode val="edge"/>
          <c:x val="0.56948502754313424"/>
          <c:y val="0.60665508860447059"/>
          <c:w val="0.21149522175112725"/>
          <c:h val="0.1456222354675784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'montly import tonnage from Gulf'!$G$2</c:f>
              <c:strCache>
                <c:ptCount val="1"/>
                <c:pt idx="0">
                  <c:v>Tonnage (short tons)</c:v>
                </c:pt>
              </c:strCache>
            </c:strRef>
          </c:tx>
          <c:spPr>
            <a:ln w="28575" cap="rnd">
              <a:solidFill>
                <a:schemeClr val="accent1"/>
              </a:solidFill>
              <a:round/>
            </a:ln>
            <a:effectLst/>
          </c:spPr>
          <c:marker>
            <c:symbol val="none"/>
          </c:marker>
          <c:cat>
            <c:numRef>
              <c:f>'montly import tonnage from Gulf'!$E$15:$E$56</c:f>
              <c:numCache>
                <c:formatCode>m/d/yyyy</c:formatCode>
                <c:ptCount val="42"/>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pt idx="37">
                  <c:v>45689</c:v>
                </c:pt>
                <c:pt idx="38">
                  <c:v>45717</c:v>
                </c:pt>
                <c:pt idx="39">
                  <c:v>45748</c:v>
                </c:pt>
                <c:pt idx="40">
                  <c:v>45778</c:v>
                </c:pt>
                <c:pt idx="41">
                  <c:v>45809</c:v>
                </c:pt>
              </c:numCache>
            </c:numRef>
          </c:cat>
          <c:val>
            <c:numRef>
              <c:f>'montly import tonnage from Gulf'!$G$15:$G$56</c:f>
              <c:numCache>
                <c:formatCode>0</c:formatCode>
                <c:ptCount val="42"/>
                <c:pt idx="0">
                  <c:v>5103206.5113091078</c:v>
                </c:pt>
                <c:pt idx="1">
                  <c:v>3959285.8852227116</c:v>
                </c:pt>
                <c:pt idx="2">
                  <c:v>4344309.1158834575</c:v>
                </c:pt>
                <c:pt idx="3">
                  <c:v>5265802.5383364595</c:v>
                </c:pt>
                <c:pt idx="4">
                  <c:v>5538751.7150586862</c:v>
                </c:pt>
                <c:pt idx="5">
                  <c:v>6148663.0782022672</c:v>
                </c:pt>
                <c:pt idx="6">
                  <c:v>6400235.8384130597</c:v>
                </c:pt>
                <c:pt idx="7">
                  <c:v>4688045.0210414706</c:v>
                </c:pt>
                <c:pt idx="8">
                  <c:v>4782263.1124621034</c:v>
                </c:pt>
                <c:pt idx="9">
                  <c:v>5007147.3537858389</c:v>
                </c:pt>
                <c:pt idx="10">
                  <c:v>5332865.1056394577</c:v>
                </c:pt>
                <c:pt idx="11">
                  <c:v>5085361.0075214012</c:v>
                </c:pt>
                <c:pt idx="12">
                  <c:v>4908303.6045471225</c:v>
                </c:pt>
                <c:pt idx="13">
                  <c:v>4959529.4133598153</c:v>
                </c:pt>
                <c:pt idx="14">
                  <c:v>5724804.7536515994</c:v>
                </c:pt>
                <c:pt idx="15">
                  <c:v>4834662.3846279597</c:v>
                </c:pt>
                <c:pt idx="16">
                  <c:v>4209049.6918653939</c:v>
                </c:pt>
                <c:pt idx="17">
                  <c:v>4539765.5516015645</c:v>
                </c:pt>
                <c:pt idx="18">
                  <c:v>4800393.0985608548</c:v>
                </c:pt>
                <c:pt idx="19">
                  <c:v>4492100.5138203939</c:v>
                </c:pt>
                <c:pt idx="20">
                  <c:v>4821058.5804632725</c:v>
                </c:pt>
                <c:pt idx="21">
                  <c:v>4234153.3747207159</c:v>
                </c:pt>
                <c:pt idx="22">
                  <c:v>3610813.8673414574</c:v>
                </c:pt>
                <c:pt idx="23">
                  <c:v>3847705.430878629</c:v>
                </c:pt>
                <c:pt idx="24">
                  <c:v>3658346.205574234</c:v>
                </c:pt>
                <c:pt idx="25">
                  <c:v>3285952.9365960425</c:v>
                </c:pt>
                <c:pt idx="26">
                  <c:v>3976745.3992555207</c:v>
                </c:pt>
                <c:pt idx="27">
                  <c:v>4912094.4235501327</c:v>
                </c:pt>
                <c:pt idx="28">
                  <c:v>4869315.7777021592</c:v>
                </c:pt>
                <c:pt idx="29">
                  <c:v>4401989.8417598978</c:v>
                </c:pt>
                <c:pt idx="30">
                  <c:v>3866701.320028876</c:v>
                </c:pt>
                <c:pt idx="31">
                  <c:v>4034685.497892546</c:v>
                </c:pt>
                <c:pt idx="32">
                  <c:v>4458487.7897521863</c:v>
                </c:pt>
                <c:pt idx="33">
                  <c:v>3590458.0070629497</c:v>
                </c:pt>
                <c:pt idx="34">
                  <c:v>3759186.6915304018</c:v>
                </c:pt>
                <c:pt idx="35">
                  <c:v>3286761.0608953172</c:v>
                </c:pt>
                <c:pt idx="36">
                  <c:v>4240398.4425663259</c:v>
                </c:pt>
                <c:pt idx="37">
                  <c:v>3490466.546669052</c:v>
                </c:pt>
                <c:pt idx="38">
                  <c:v>4014463.1572820838</c:v>
                </c:pt>
                <c:pt idx="39">
                  <c:v>3329257.2802429316</c:v>
                </c:pt>
                <c:pt idx="40">
                  <c:v>3746730.456322731</c:v>
                </c:pt>
                <c:pt idx="41">
                  <c:v>3575976.6517226314</c:v>
                </c:pt>
              </c:numCache>
            </c:numRef>
          </c:val>
          <c:smooth val="0"/>
          <c:extLst>
            <c:ext xmlns:c16="http://schemas.microsoft.com/office/drawing/2014/chart" uri="{C3380CC4-5D6E-409C-BE32-E72D297353CC}">
              <c16:uniqueId val="{00000000-E6BA-47FE-B47F-7D195E8C87A5}"/>
            </c:ext>
          </c:extLst>
        </c:ser>
        <c:dLbls>
          <c:showLegendKey val="0"/>
          <c:showVal val="0"/>
          <c:showCatName val="0"/>
          <c:showSerName val="0"/>
          <c:showPercent val="0"/>
          <c:showBubbleSize val="0"/>
        </c:dLbls>
        <c:smooth val="0"/>
        <c:axId val="658166840"/>
        <c:axId val="658166480"/>
      </c:lineChart>
      <c:dateAx>
        <c:axId val="658166840"/>
        <c:scaling>
          <c:orientation val="minMax"/>
        </c:scaling>
        <c:delete val="0"/>
        <c:axPos val="b"/>
        <c:numFmt formatCode="mmm\ 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658166480"/>
        <c:crosses val="autoZero"/>
        <c:auto val="1"/>
        <c:lblOffset val="100"/>
        <c:baseTimeUnit val="months"/>
      </c:dateAx>
      <c:valAx>
        <c:axId val="6581664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658166840"/>
        <c:crossesAt val="44197"/>
        <c:crossBetween val="between"/>
        <c:dispUnits>
          <c:builtInUnit val="millions"/>
          <c:dispUnitsLbl>
            <c:layout>
              <c:manualLayout>
                <c:xMode val="edge"/>
                <c:yMode val="edge"/>
                <c:x val="1.9723865877712032E-2"/>
                <c:y val="0.27465667915106118"/>
              </c:manualLayout>
            </c:layout>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Millions of short tons</a:t>
                  </a:r>
                </a:p>
              </c:rich>
            </c:tx>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BTS Color Palette">
      <a:dk1>
        <a:sysClr val="windowText" lastClr="000000"/>
      </a:dk1>
      <a:lt1>
        <a:sysClr val="window" lastClr="FFFFFF"/>
      </a:lt1>
      <a:dk2>
        <a:srgbClr val="44546A"/>
      </a:dk2>
      <a:lt2>
        <a:srgbClr val="E7E6E6"/>
      </a:lt2>
      <a:accent1>
        <a:srgbClr val="00857D"/>
      </a:accent1>
      <a:accent2>
        <a:srgbClr val="F7BE00"/>
      </a:accent2>
      <a:accent3>
        <a:srgbClr val="009ADE"/>
      </a:accent3>
      <a:accent4>
        <a:srgbClr val="003087"/>
      </a:accent4>
      <a:accent5>
        <a:srgbClr val="B2A8A2"/>
      </a:accent5>
      <a:accent6>
        <a:srgbClr val="BA0C2F"/>
      </a:accent6>
      <a:hlink>
        <a:srgbClr val="3838FF"/>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47b61d-772c-48ed-b878-4f8e7da8bd06">
      <Terms xmlns="http://schemas.microsoft.com/office/infopath/2007/PartnerControls"/>
    </lcf76f155ced4ddcb4097134ff3c332f>
    <TaxCatchAll xmlns="ce64293c-1e68-4891-91bb-3c1068e772f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Nav21</b:Tag>
    <b:SourceType>Report</b:SourceType>
    <b:Guid>{E8B54BF7-518A-43A2-874C-3F3C535C06A0}</b:Guid>
    <b:Author>
      <b:Author>
        <b:Corporate>Navigation and Civil Works Decision Support Center</b:Corporate>
      </b:Author>
    </b:Author>
    <b:Title>The U.S. Coastal and Inland Navigation System 2021 Transportation Facts &amp; Information</b:Title>
    <b:Year>2021</b:Year>
    <b:Publisher>U.S. Army Corps of Engineers</b:Publisher>
    <b:RefOrder>3</b:RefOrder>
  </b:Source>
  <b:Source>
    <b:Tag>IMF25</b:Tag>
    <b:SourceType>InternetSite</b:SourceType>
    <b:Guid>{1B0C509F-1946-43F2-A17F-A1544106F98E}</b:Guid>
    <b:Author>
      <b:Author>
        <b:Corporate>IMF</b:Corporate>
      </b:Author>
    </b:Author>
    <b:Title>PortWatch</b:Title>
    <b:InternetSiteTitle>Strait of Hormuz</b:InternetSiteTitle>
    <b:Year>2025</b:Year>
    <b:Month>October</b:Month>
    <b:Day>21</b:Day>
    <b:URL>https://portwatch.imf.org/</b:URL>
    <b:RefOrder>2</b:RefOrder>
  </b:Source>
  <b:Source>
    <b:Tag>USE12</b:Tag>
    <b:SourceType>InternetSite</b:SourceType>
    <b:Guid>{68733B7A-1699-4E11-B7C9-B4ECFB708E0A}</b:Guid>
    <b:Author>
      <b:Author>
        <b:Corporate>U.S. Energy Information Administration</b:Corporate>
      </b:Author>
    </b:Author>
    <b:Title>The Straight of Hormuz is the world's most important oil transit chokepoint</b:Title>
    <b:Year>2012</b:Year>
    <b:Month>January</b:Month>
    <b:Day>4</b:Day>
    <b:YearAccessed>2025</b:YearAccessed>
    <b:MonthAccessed>October</b:MonthAccessed>
    <b:DayAccessed>22</b:DayAccessed>
    <b:URL>https://www.eia.gov/todayinenergy/detail.php?id=4430</b:URL>
    <b:RefOrder>4</b:RefOrder>
  </b:Source>
  <b:Source>
    <b:Tag>Bro25</b:Tag>
    <b:SourceType>Report</b:SourceType>
    <b:Guid>{321DFB69-07E2-4987-BAEC-31DCC8FF6263}</b:Guid>
    <b:Title>Iran Conflict and the Strait of Hormuz, Oil and Gas Market Impacts</b:Title>
    <b:Year>2025</b:Year>
    <b:Author>
      <b:Author>
        <b:NameList>
          <b:Person>
            <b:Last>Brown</b:Last>
            <b:First>Phillip</b:First>
          </b:Person>
          <b:Person>
            <b:Last>O'Rourke</b:Last>
            <b:First>Ronald</b:First>
          </b:Person>
          <b:Person>
            <b:Last>Ratner</b:Last>
            <b:First>Michael</b:First>
          </b:Person>
          <b:Person>
            <b:Last>Rosen</b:Last>
            <b:First>Liana</b:First>
            <b:Middle>W.</b:Middle>
          </b:Person>
          <b:Person>
            <b:Last>Thomas</b:Last>
            <b:First>Clayton</b:First>
          </b:Person>
        </b:NameList>
      </b:Author>
    </b:Author>
    <b:Publisher>Library of Congress</b:Publisher>
    <b:City>Washington, D.C.</b:City>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71DDB7F380DD648B043B15BAFF403F9" ma:contentTypeVersion="10" ma:contentTypeDescription="Create a new document." ma:contentTypeScope="" ma:versionID="4df1556fee492d0a672c5754705c50a2">
  <xsd:schema xmlns:xsd="http://www.w3.org/2001/XMLSchema" xmlns:xs="http://www.w3.org/2001/XMLSchema" xmlns:p="http://schemas.microsoft.com/office/2006/metadata/properties" xmlns:ns2="3e47b61d-772c-48ed-b878-4f8e7da8bd06" xmlns:ns3="ce64293c-1e68-4891-91bb-3c1068e772f8" targetNamespace="http://schemas.microsoft.com/office/2006/metadata/properties" ma:root="true" ma:fieldsID="b2478c0625dea977ad92b10761fd21be" ns2:_="" ns3:_="">
    <xsd:import namespace="3e47b61d-772c-48ed-b878-4f8e7da8bd06"/>
    <xsd:import namespace="ce64293c-1e68-4891-91bb-3c1068e77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7b61d-772c-48ed-b878-4f8e7da8b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d298e1-810f-4711-8be9-ef4702f2a3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64293c-1e68-4891-91bb-3c1068e772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172f17-3343-446e-b48f-b5fa1ba16131}" ma:internalName="TaxCatchAll" ma:showField="CatchAllData" ma:web="ce64293c-1e68-4891-91bb-3c1068e772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A1ACC6-B1B3-4E45-A64D-D35F4DD429F8}">
  <ds:schemaRefs>
    <ds:schemaRef ds:uri="http://schemas.microsoft.com/office/2006/metadata/properties"/>
    <ds:schemaRef ds:uri="http://schemas.microsoft.com/office/infopath/2007/PartnerControls"/>
    <ds:schemaRef ds:uri="56848873-be02-47b1-92f1-e3dd7b1ae9f1"/>
    <ds:schemaRef ds:uri="27ea2bbe-e269-4b4f-8ad6-1e4894bfbacb"/>
  </ds:schemaRefs>
</ds:datastoreItem>
</file>

<file path=customXml/itemProps2.xml><?xml version="1.0" encoding="utf-8"?>
<ds:datastoreItem xmlns:ds="http://schemas.openxmlformats.org/officeDocument/2006/customXml" ds:itemID="{3898DD36-C7A4-4D11-ADA2-06D3D7A258CB}">
  <ds:schemaRefs>
    <ds:schemaRef ds:uri="http://schemas.openxmlformats.org/officeDocument/2006/bibliography"/>
  </ds:schemaRefs>
</ds:datastoreItem>
</file>

<file path=customXml/itemProps3.xml><?xml version="1.0" encoding="utf-8"?>
<ds:datastoreItem xmlns:ds="http://schemas.openxmlformats.org/officeDocument/2006/customXml" ds:itemID="{24F9618F-B6E2-47FD-983D-D2905FBA44C0}"/>
</file>

<file path=customXml/itemProps4.xml><?xml version="1.0" encoding="utf-8"?>
<ds:datastoreItem xmlns:ds="http://schemas.openxmlformats.org/officeDocument/2006/customXml" ds:itemID="{7BCE8B36-7CCE-4ABE-AB0F-DAAA0CB736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4848</TotalTime>
  <Pages>8</Pages>
  <Words>1066</Words>
  <Characters>6076</Characters>
  <Application>Microsoft Office Word</Application>
  <DocSecurity>0</DocSecurity>
  <Lines>137</Lines>
  <Paragraphs>58</Paragraphs>
  <ScaleCrop>false</ScaleCrop>
  <HeadingPairs>
    <vt:vector size="2" baseType="variant">
      <vt:variant>
        <vt:lpstr>Title</vt:lpstr>
      </vt:variant>
      <vt:variant>
        <vt:i4>1</vt:i4>
      </vt:variant>
    </vt:vector>
  </HeadingPairs>
  <TitlesOfParts>
    <vt:vector size="1" baseType="lpstr">
      <vt:lpstr>BTS Report with Cover Template</vt:lpstr>
    </vt:vector>
  </TitlesOfParts>
  <Company/>
  <LinksUpToDate>false</LinksUpToDate>
  <CharactersWithSpaces>7107</CharactersWithSpaces>
  <SharedDoc>false</SharedDoc>
  <HLinks>
    <vt:vector size="1002" baseType="variant">
      <vt:variant>
        <vt:i4>7929983</vt:i4>
      </vt:variant>
      <vt:variant>
        <vt:i4>1056</vt:i4>
      </vt:variant>
      <vt:variant>
        <vt:i4>0</vt:i4>
      </vt:variant>
      <vt:variant>
        <vt:i4>5</vt:i4>
      </vt:variant>
      <vt:variant>
        <vt:lpwstr>https://www.bts.gov/content/ppfswg-recommendations</vt:lpwstr>
      </vt:variant>
      <vt:variant>
        <vt:lpwstr/>
      </vt:variant>
      <vt:variant>
        <vt:i4>6160460</vt:i4>
      </vt:variant>
      <vt:variant>
        <vt:i4>1053</vt:i4>
      </vt:variant>
      <vt:variant>
        <vt:i4>0</vt:i4>
      </vt:variant>
      <vt:variant>
        <vt:i4>5</vt:i4>
      </vt:variant>
      <vt:variant>
        <vt:lpwstr>https://www.fhwa.dot.gov/planning/national_highway__x000b_system/intermodal_connectors/</vt:lpwstr>
      </vt:variant>
      <vt:variant>
        <vt:lpwstr/>
      </vt:variant>
      <vt:variant>
        <vt:i4>4325455</vt:i4>
      </vt:variant>
      <vt:variant>
        <vt:i4>1050</vt:i4>
      </vt:variant>
      <vt:variant>
        <vt:i4>0</vt:i4>
      </vt:variant>
      <vt:variant>
        <vt:i4>5</vt:i4>
      </vt:variant>
      <vt:variant>
        <vt:lpwstr>https://www.bts.gov/ntad</vt:lpwstr>
      </vt:variant>
      <vt:variant>
        <vt:lpwstr/>
      </vt:variant>
      <vt:variant>
        <vt:i4>7798897</vt:i4>
      </vt:variant>
      <vt:variant>
        <vt:i4>1047</vt:i4>
      </vt:variant>
      <vt:variant>
        <vt:i4>0</vt:i4>
      </vt:variant>
      <vt:variant>
        <vt:i4>5</vt:i4>
      </vt:variant>
      <vt:variant>
        <vt:lpwstr>https://www.bts.gov/PPFS-Tech-Docs</vt:lpwstr>
      </vt:variant>
      <vt:variant>
        <vt:lpwstr/>
      </vt:variant>
      <vt:variant>
        <vt:i4>262168</vt:i4>
      </vt:variant>
      <vt:variant>
        <vt:i4>1044</vt:i4>
      </vt:variant>
      <vt:variant>
        <vt:i4>0</vt:i4>
      </vt:variant>
      <vt:variant>
        <vt:i4>5</vt:i4>
      </vt:variant>
      <vt:variant>
        <vt:lpwstr>https://usatrade.census.gov/</vt:lpwstr>
      </vt:variant>
      <vt:variant>
        <vt:lpwstr/>
      </vt:variant>
      <vt:variant>
        <vt:i4>3473462</vt:i4>
      </vt:variant>
      <vt:variant>
        <vt:i4>1041</vt:i4>
      </vt:variant>
      <vt:variant>
        <vt:i4>0</vt:i4>
      </vt:variant>
      <vt:variant>
        <vt:i4>5</vt:i4>
      </vt:variant>
      <vt:variant>
        <vt:lpwstr>https://ndclibrary.sec.usace.army.mil/searchResults?series=Foreign%20Traffic%20Vessel%20Entrances%20Clearances</vt:lpwstr>
      </vt:variant>
      <vt:variant>
        <vt:lpwstr/>
      </vt:variant>
      <vt:variant>
        <vt:i4>7798822</vt:i4>
      </vt:variant>
      <vt:variant>
        <vt:i4>1038</vt:i4>
      </vt:variant>
      <vt:variant>
        <vt:i4>0</vt:i4>
      </vt:variant>
      <vt:variant>
        <vt:i4>5</vt:i4>
      </vt:variant>
      <vt:variant>
        <vt:lpwstr>https://www.nab.usace.army.mil/Media/News-Releases/Article/3802402/us-army-corps-of-engineers-announces-full-restoration-of-baltimores-fort-mchenr/</vt:lpwstr>
      </vt:variant>
      <vt:variant>
        <vt:lpwstr/>
      </vt:variant>
      <vt:variant>
        <vt:i4>6291569</vt:i4>
      </vt:variant>
      <vt:variant>
        <vt:i4>1035</vt:i4>
      </vt:variant>
      <vt:variant>
        <vt:i4>0</vt:i4>
      </vt:variant>
      <vt:variant>
        <vt:i4>5</vt:i4>
      </vt:variant>
      <vt:variant>
        <vt:lpwstr>https://geospatial-usace.opendata.arcgis.com/datasets/_x000b_b7fd6cec8d8c43e4a141d24170e6d82f_0/explore?showTable=true</vt:lpwstr>
      </vt:variant>
      <vt:variant>
        <vt:lpwstr/>
      </vt:variant>
      <vt:variant>
        <vt:i4>7340102</vt:i4>
      </vt:variant>
      <vt:variant>
        <vt:i4>1032</vt:i4>
      </vt:variant>
      <vt:variant>
        <vt:i4>0</vt:i4>
      </vt:variant>
      <vt:variant>
        <vt:i4>5</vt:i4>
      </vt:variant>
      <vt:variant>
        <vt:lpwstr>https://www.aapa-ports.org/files/pdfs/governance_uscan.pdf</vt:lpwstr>
      </vt:variant>
      <vt:variant>
        <vt:lpwstr/>
      </vt:variant>
      <vt:variant>
        <vt:i4>7733304</vt:i4>
      </vt:variant>
      <vt:variant>
        <vt:i4>1029</vt:i4>
      </vt:variant>
      <vt:variant>
        <vt:i4>0</vt:i4>
      </vt:variant>
      <vt:variant>
        <vt:i4>5</vt:i4>
      </vt:variant>
      <vt:variant>
        <vt:lpwstr>https://theloadstar.com/panama-canal-draught-restrictions-start-to-bite-sparking-liner-surcharges/</vt:lpwstr>
      </vt:variant>
      <vt:variant>
        <vt:lpwstr/>
      </vt:variant>
      <vt:variant>
        <vt:i4>5308428</vt:i4>
      </vt:variant>
      <vt:variant>
        <vt:i4>1026</vt:i4>
      </vt:variant>
      <vt:variant>
        <vt:i4>0</vt:i4>
      </vt:variant>
      <vt:variant>
        <vt:i4>5</vt:i4>
      </vt:variant>
      <vt:variant>
        <vt:lpwstr>https://www.spglobal.com/marketintelligence/en/news-insights/latest-news-headlines/us-container-imports-on-the-rise-in-2022-71326852</vt:lpwstr>
      </vt:variant>
      <vt:variant>
        <vt:lpwstr/>
      </vt:variant>
      <vt:variant>
        <vt:i4>8060986</vt:i4>
      </vt:variant>
      <vt:variant>
        <vt:i4>1023</vt:i4>
      </vt:variant>
      <vt:variant>
        <vt:i4>0</vt:i4>
      </vt:variant>
      <vt:variant>
        <vt:i4>5</vt:i4>
      </vt:variant>
      <vt:variant>
        <vt:lpwstr>https://us.one-line.com/news/notice-charleston-port-delays</vt:lpwstr>
      </vt:variant>
      <vt:variant>
        <vt:lpwstr/>
      </vt:variant>
      <vt:variant>
        <vt:i4>2883690</vt:i4>
      </vt:variant>
      <vt:variant>
        <vt:i4>1020</vt:i4>
      </vt:variant>
      <vt:variant>
        <vt:i4>0</vt:i4>
      </vt:variant>
      <vt:variant>
        <vt:i4>5</vt:i4>
      </vt:variant>
      <vt:variant>
        <vt:lpwstr>https://www.freightwaves.com/news/panama-canal-crisis-forces-us-farm-exports-to-detour-through-suez</vt:lpwstr>
      </vt:variant>
      <vt:variant>
        <vt:lpwstr/>
      </vt:variant>
      <vt:variant>
        <vt:i4>4653086</vt:i4>
      </vt:variant>
      <vt:variant>
        <vt:i4>1014</vt:i4>
      </vt:variant>
      <vt:variant>
        <vt:i4>0</vt:i4>
      </vt:variant>
      <vt:variant>
        <vt:i4>5</vt:i4>
      </vt:variant>
      <vt:variant>
        <vt:lpwstr>https://keybridgerebuild.com/industry/industry-forum</vt:lpwstr>
      </vt:variant>
      <vt:variant>
        <vt:lpwstr/>
      </vt:variant>
      <vt:variant>
        <vt:i4>7929954</vt:i4>
      </vt:variant>
      <vt:variant>
        <vt:i4>1011</vt:i4>
      </vt:variant>
      <vt:variant>
        <vt:i4>0</vt:i4>
      </vt:variant>
      <vt:variant>
        <vt:i4>5</vt:i4>
      </vt:variant>
      <vt:variant>
        <vt:lpwstr>https://keybridgerebuild.com/industry/progressive-design-build</vt:lpwstr>
      </vt:variant>
      <vt:variant>
        <vt:lpwstr>progressive-design-build-contract-awarded</vt:lpwstr>
      </vt:variant>
      <vt:variant>
        <vt:i4>5636107</vt:i4>
      </vt:variant>
      <vt:variant>
        <vt:i4>1008</vt:i4>
      </vt:variant>
      <vt:variant>
        <vt:i4>0</vt:i4>
      </vt:variant>
      <vt:variant>
        <vt:i4>5</vt:i4>
      </vt:variant>
      <vt:variant>
        <vt:lpwstr>https://www.descartes.com/resources/knowledge-center/global-shipping-report-february-2023-us-container-volumes-remains-aligned-with-2019-levels</vt:lpwstr>
      </vt:variant>
      <vt:variant>
        <vt:lpwstr>:~:text=February%202023%20U.S.%20container%20import,than%20pre%2Dpandemic%20February%202019</vt:lpwstr>
      </vt:variant>
      <vt:variant>
        <vt:i4>8323119</vt:i4>
      </vt:variant>
      <vt:variant>
        <vt:i4>1005</vt:i4>
      </vt:variant>
      <vt:variant>
        <vt:i4>0</vt:i4>
      </vt:variant>
      <vt:variant>
        <vt:i4>5</vt:i4>
      </vt:variant>
      <vt:variant>
        <vt:lpwstr>https://ilaunion.org/ila-president-harold-j-daggett-joins-picket-lines-throughout-port-newark-elizabeth-at-start-of-strike-rallies-tens-of-thousands-of-ila-members-to-stay-strong-and-united/</vt:lpwstr>
      </vt:variant>
      <vt:variant>
        <vt:lpwstr/>
      </vt:variant>
      <vt:variant>
        <vt:i4>1310811</vt:i4>
      </vt:variant>
      <vt:variant>
        <vt:i4>1002</vt:i4>
      </vt:variant>
      <vt:variant>
        <vt:i4>0</vt:i4>
      </vt:variant>
      <vt:variant>
        <vt:i4>5</vt:i4>
      </vt:variant>
      <vt:variant>
        <vt:lpwstr>https://gaports.com/press-releases/gpa-to-renovate-ocean-terminal-docks/</vt:lpwstr>
      </vt:variant>
      <vt:variant>
        <vt:lpwstr/>
      </vt:variant>
      <vt:variant>
        <vt:i4>2490416</vt:i4>
      </vt:variant>
      <vt:variant>
        <vt:i4>999</vt:i4>
      </vt:variant>
      <vt:variant>
        <vt:i4>0</vt:i4>
      </vt:variant>
      <vt:variant>
        <vt:i4>5</vt:i4>
      </vt:variant>
      <vt:variant>
        <vt:lpwstr>https://splash247.com/growing-panama-canal-congestion-a-rates-wildcard/</vt:lpwstr>
      </vt:variant>
      <vt:variant>
        <vt:lpwstr/>
      </vt:variant>
      <vt:variant>
        <vt:i4>2555942</vt:i4>
      </vt:variant>
      <vt:variant>
        <vt:i4>996</vt:i4>
      </vt:variant>
      <vt:variant>
        <vt:i4>0</vt:i4>
      </vt:variant>
      <vt:variant>
        <vt:i4>5</vt:i4>
      </vt:variant>
      <vt:variant>
        <vt:lpwstr>https://pancanal.com/en/maritime-services/advisory-to-shipping/</vt:lpwstr>
      </vt:variant>
      <vt:variant>
        <vt:lpwstr/>
      </vt:variant>
      <vt:variant>
        <vt:i4>3932210</vt:i4>
      </vt:variant>
      <vt:variant>
        <vt:i4>993</vt:i4>
      </vt:variant>
      <vt:variant>
        <vt:i4>0</vt:i4>
      </vt:variant>
      <vt:variant>
        <vt:i4>5</vt:i4>
      </vt:variant>
      <vt:variant>
        <vt:lpwstr>https://pancanal.com/en/statistics/</vt:lpwstr>
      </vt:variant>
      <vt:variant>
        <vt:lpwstr/>
      </vt:variant>
      <vt:variant>
        <vt:i4>6750333</vt:i4>
      </vt:variant>
      <vt:variant>
        <vt:i4>990</vt:i4>
      </vt:variant>
      <vt:variant>
        <vt:i4>0</vt:i4>
      </vt:variant>
      <vt:variant>
        <vt:i4>5</vt:i4>
      </vt:variant>
      <vt:variant>
        <vt:lpwstr>https://pancanal.com/wp-content/uploads/2023/01/ADV48-2023-Reduction-in-Transits-Due-to-the-Ongoing-Deficit-in-Precipitation-in-the-Canal-Watershed.pdf</vt:lpwstr>
      </vt:variant>
      <vt:variant>
        <vt:lpwstr/>
      </vt:variant>
      <vt:variant>
        <vt:i4>5898328</vt:i4>
      </vt:variant>
      <vt:variant>
        <vt:i4>987</vt:i4>
      </vt:variant>
      <vt:variant>
        <vt:i4>0</vt:i4>
      </vt:variant>
      <vt:variant>
        <vt:i4>5</vt:i4>
      </vt:variant>
      <vt:variant>
        <vt:lpwstr>https://www.usnews.com/news/best-states/georgia/articles/2024-01-03/georgia-agency-awards-contract-to-raise-savannah-bridge-to-accommodate-bigger-cargo-ships</vt:lpwstr>
      </vt:variant>
      <vt:variant>
        <vt:lpwstr/>
      </vt:variant>
      <vt:variant>
        <vt:i4>65609</vt:i4>
      </vt:variant>
      <vt:variant>
        <vt:i4>984</vt:i4>
      </vt:variant>
      <vt:variant>
        <vt:i4>0</vt:i4>
      </vt:variant>
      <vt:variant>
        <vt:i4>5</vt:i4>
      </vt:variant>
      <vt:variant>
        <vt:lpwstr>https://www.congress.gov/114/plaws/publ94/PLAW-114publ94.pdf</vt:lpwstr>
      </vt:variant>
      <vt:variant>
        <vt:lpwstr/>
      </vt:variant>
      <vt:variant>
        <vt:i4>6422607</vt:i4>
      </vt:variant>
      <vt:variant>
        <vt:i4>981</vt:i4>
      </vt:variant>
      <vt:variant>
        <vt:i4>0</vt:i4>
      </vt:variant>
      <vt:variant>
        <vt:i4>5</vt:i4>
      </vt:variant>
      <vt:variant>
        <vt:lpwstr>mailto:PortStatistics@dot.gov</vt:lpwstr>
      </vt:variant>
      <vt:variant>
        <vt:lpwstr/>
      </vt:variant>
      <vt:variant>
        <vt:i4>3407933</vt:i4>
      </vt:variant>
      <vt:variant>
        <vt:i4>972</vt:i4>
      </vt:variant>
      <vt:variant>
        <vt:i4>0</vt:i4>
      </vt:variant>
      <vt:variant>
        <vt:i4>5</vt:i4>
      </vt:variant>
      <vt:variant>
        <vt:lpwstr>https://pancanal.com/wp-content/uploads/2023/11/02-Oceangoing-Commercial-Traffic-Through-the-Panama-Canal-by-Month.pdf</vt:lpwstr>
      </vt:variant>
      <vt:variant>
        <vt:lpwstr/>
      </vt:variant>
      <vt:variant>
        <vt:i4>3473521</vt:i4>
      </vt:variant>
      <vt:variant>
        <vt:i4>969</vt:i4>
      </vt:variant>
      <vt:variant>
        <vt:i4>0</vt:i4>
      </vt:variant>
      <vt:variant>
        <vt:i4>5</vt:i4>
      </vt:variant>
      <vt:variant>
        <vt:lpwstr>https://evtms-rpts.pancanal.com/eng/h2o/index.html</vt:lpwstr>
      </vt:variant>
      <vt:variant>
        <vt:lpwstr/>
      </vt:variant>
      <vt:variant>
        <vt:i4>3473521</vt:i4>
      </vt:variant>
      <vt:variant>
        <vt:i4>957</vt:i4>
      </vt:variant>
      <vt:variant>
        <vt:i4>0</vt:i4>
      </vt:variant>
      <vt:variant>
        <vt:i4>5</vt:i4>
      </vt:variant>
      <vt:variant>
        <vt:lpwstr>https://evtms-rpts.pancanal.com/eng/h2o/index.html</vt:lpwstr>
      </vt:variant>
      <vt:variant>
        <vt:lpwstr/>
      </vt:variant>
      <vt:variant>
        <vt:i4>3473521</vt:i4>
      </vt:variant>
      <vt:variant>
        <vt:i4>954</vt:i4>
      </vt:variant>
      <vt:variant>
        <vt:i4>0</vt:i4>
      </vt:variant>
      <vt:variant>
        <vt:i4>5</vt:i4>
      </vt:variant>
      <vt:variant>
        <vt:lpwstr>https://evtms-rpts.pancanal.com/eng/h2o/index.html</vt:lpwstr>
      </vt:variant>
      <vt:variant>
        <vt:lpwstr/>
      </vt:variant>
      <vt:variant>
        <vt:i4>262168</vt:i4>
      </vt:variant>
      <vt:variant>
        <vt:i4>906</vt:i4>
      </vt:variant>
      <vt:variant>
        <vt:i4>0</vt:i4>
      </vt:variant>
      <vt:variant>
        <vt:i4>5</vt:i4>
      </vt:variant>
      <vt:variant>
        <vt:lpwstr>https://usatrade.census.gov/</vt:lpwstr>
      </vt:variant>
      <vt:variant>
        <vt:lpwstr/>
      </vt:variant>
      <vt:variant>
        <vt:i4>262168</vt:i4>
      </vt:variant>
      <vt:variant>
        <vt:i4>891</vt:i4>
      </vt:variant>
      <vt:variant>
        <vt:i4>0</vt:i4>
      </vt:variant>
      <vt:variant>
        <vt:i4>5</vt:i4>
      </vt:variant>
      <vt:variant>
        <vt:lpwstr>https://usatrade.census.gov/</vt:lpwstr>
      </vt:variant>
      <vt:variant>
        <vt:lpwstr/>
      </vt:variant>
      <vt:variant>
        <vt:i4>262168</vt:i4>
      </vt:variant>
      <vt:variant>
        <vt:i4>882</vt:i4>
      </vt:variant>
      <vt:variant>
        <vt:i4>0</vt:i4>
      </vt:variant>
      <vt:variant>
        <vt:i4>5</vt:i4>
      </vt:variant>
      <vt:variant>
        <vt:lpwstr>https://usatrade.census.gov/</vt:lpwstr>
      </vt:variant>
      <vt:variant>
        <vt:lpwstr/>
      </vt:variant>
      <vt:variant>
        <vt:i4>262168</vt:i4>
      </vt:variant>
      <vt:variant>
        <vt:i4>873</vt:i4>
      </vt:variant>
      <vt:variant>
        <vt:i4>0</vt:i4>
      </vt:variant>
      <vt:variant>
        <vt:i4>5</vt:i4>
      </vt:variant>
      <vt:variant>
        <vt:lpwstr>https://usatrade.census.gov/</vt:lpwstr>
      </vt:variant>
      <vt:variant>
        <vt:lpwstr/>
      </vt:variant>
      <vt:variant>
        <vt:i4>262168</vt:i4>
      </vt:variant>
      <vt:variant>
        <vt:i4>870</vt:i4>
      </vt:variant>
      <vt:variant>
        <vt:i4>0</vt:i4>
      </vt:variant>
      <vt:variant>
        <vt:i4>5</vt:i4>
      </vt:variant>
      <vt:variant>
        <vt:lpwstr>https://usatrade.census.gov/</vt:lpwstr>
      </vt:variant>
      <vt:variant>
        <vt:lpwstr/>
      </vt:variant>
      <vt:variant>
        <vt:i4>262168</vt:i4>
      </vt:variant>
      <vt:variant>
        <vt:i4>861</vt:i4>
      </vt:variant>
      <vt:variant>
        <vt:i4>0</vt:i4>
      </vt:variant>
      <vt:variant>
        <vt:i4>5</vt:i4>
      </vt:variant>
      <vt:variant>
        <vt:lpwstr>https://usatrade.census.gov/</vt:lpwstr>
      </vt:variant>
      <vt:variant>
        <vt:lpwstr/>
      </vt:variant>
      <vt:variant>
        <vt:i4>262168</vt:i4>
      </vt:variant>
      <vt:variant>
        <vt:i4>858</vt:i4>
      </vt:variant>
      <vt:variant>
        <vt:i4>0</vt:i4>
      </vt:variant>
      <vt:variant>
        <vt:i4>5</vt:i4>
      </vt:variant>
      <vt:variant>
        <vt:lpwstr>https://usatrade.census.gov/</vt:lpwstr>
      </vt:variant>
      <vt:variant>
        <vt:lpwstr/>
      </vt:variant>
      <vt:variant>
        <vt:i4>4784194</vt:i4>
      </vt:variant>
      <vt:variant>
        <vt:i4>837</vt:i4>
      </vt:variant>
      <vt:variant>
        <vt:i4>0</vt:i4>
      </vt:variant>
      <vt:variant>
        <vt:i4>5</vt:i4>
      </vt:variant>
      <vt:variant>
        <vt:lpwstr>https://www.bts.gov/ports</vt:lpwstr>
      </vt:variant>
      <vt:variant>
        <vt:lpwstr/>
      </vt:variant>
      <vt:variant>
        <vt:i4>7733304</vt:i4>
      </vt:variant>
      <vt:variant>
        <vt:i4>828</vt:i4>
      </vt:variant>
      <vt:variant>
        <vt:i4>0</vt:i4>
      </vt:variant>
      <vt:variant>
        <vt:i4>5</vt:i4>
      </vt:variant>
      <vt:variant>
        <vt:lpwstr>https://www.bts.gov/freight-indicators</vt:lpwstr>
      </vt:variant>
      <vt:variant>
        <vt:lpwstr/>
      </vt:variant>
      <vt:variant>
        <vt:i4>7798897</vt:i4>
      </vt:variant>
      <vt:variant>
        <vt:i4>792</vt:i4>
      </vt:variant>
      <vt:variant>
        <vt:i4>0</vt:i4>
      </vt:variant>
      <vt:variant>
        <vt:i4>5</vt:i4>
      </vt:variant>
      <vt:variant>
        <vt:lpwstr>https://www.bts.gov/PPFS-Tech-Docs</vt:lpwstr>
      </vt:variant>
      <vt:variant>
        <vt:lpwstr/>
      </vt:variant>
      <vt:variant>
        <vt:i4>327768</vt:i4>
      </vt:variant>
      <vt:variant>
        <vt:i4>741</vt:i4>
      </vt:variant>
      <vt:variant>
        <vt:i4>0</vt:i4>
      </vt:variant>
      <vt:variant>
        <vt:i4>5</vt:i4>
      </vt:variant>
      <vt:variant>
        <vt:lpwstr>https://gaports.com/</vt:lpwstr>
      </vt:variant>
      <vt:variant>
        <vt:lpwstr/>
      </vt:variant>
      <vt:variant>
        <vt:i4>2883618</vt:i4>
      </vt:variant>
      <vt:variant>
        <vt:i4>738</vt:i4>
      </vt:variant>
      <vt:variant>
        <vt:i4>0</vt:i4>
      </vt:variant>
      <vt:variant>
        <vt:i4>5</vt:i4>
      </vt:variant>
      <vt:variant>
        <vt:lpwstr>http://www.portofvirginia.com/</vt:lpwstr>
      </vt:variant>
      <vt:variant>
        <vt:lpwstr/>
      </vt:variant>
      <vt:variant>
        <vt:i4>2818161</vt:i4>
      </vt:variant>
      <vt:variant>
        <vt:i4>735</vt:i4>
      </vt:variant>
      <vt:variant>
        <vt:i4>0</vt:i4>
      </vt:variant>
      <vt:variant>
        <vt:i4>5</vt:i4>
      </vt:variant>
      <vt:variant>
        <vt:lpwstr>https://www.panynj.gov/</vt:lpwstr>
      </vt:variant>
      <vt:variant>
        <vt:lpwstr/>
      </vt:variant>
      <vt:variant>
        <vt:i4>2883687</vt:i4>
      </vt:variant>
      <vt:variant>
        <vt:i4>732</vt:i4>
      </vt:variant>
      <vt:variant>
        <vt:i4>0</vt:i4>
      </vt:variant>
      <vt:variant>
        <vt:i4>5</vt:i4>
      </vt:variant>
      <vt:variant>
        <vt:lpwstr>https://www.oaklandseaport.com/</vt:lpwstr>
      </vt:variant>
      <vt:variant>
        <vt:lpwstr/>
      </vt:variant>
      <vt:variant>
        <vt:i4>3735591</vt:i4>
      </vt:variant>
      <vt:variant>
        <vt:i4>729</vt:i4>
      </vt:variant>
      <vt:variant>
        <vt:i4>0</vt:i4>
      </vt:variant>
      <vt:variant>
        <vt:i4>5</vt:i4>
      </vt:variant>
      <vt:variant>
        <vt:lpwstr>https://www.nwseaportalliance.com/</vt:lpwstr>
      </vt:variant>
      <vt:variant>
        <vt:lpwstr/>
      </vt:variant>
      <vt:variant>
        <vt:i4>4915200</vt:i4>
      </vt:variant>
      <vt:variant>
        <vt:i4>726</vt:i4>
      </vt:variant>
      <vt:variant>
        <vt:i4>0</vt:i4>
      </vt:variant>
      <vt:variant>
        <vt:i4>5</vt:i4>
      </vt:variant>
      <vt:variant>
        <vt:lpwstr>https://www.portoflosangeles.org/</vt:lpwstr>
      </vt:variant>
      <vt:variant>
        <vt:lpwstr/>
      </vt:variant>
      <vt:variant>
        <vt:i4>4915229</vt:i4>
      </vt:variant>
      <vt:variant>
        <vt:i4>723</vt:i4>
      </vt:variant>
      <vt:variant>
        <vt:i4>0</vt:i4>
      </vt:variant>
      <vt:variant>
        <vt:i4>5</vt:i4>
      </vt:variant>
      <vt:variant>
        <vt:lpwstr>https://www.polb.com/</vt:lpwstr>
      </vt:variant>
      <vt:variant>
        <vt:lpwstr/>
      </vt:variant>
      <vt:variant>
        <vt:i4>1507403</vt:i4>
      </vt:variant>
      <vt:variant>
        <vt:i4>720</vt:i4>
      </vt:variant>
      <vt:variant>
        <vt:i4>0</vt:i4>
      </vt:variant>
      <vt:variant>
        <vt:i4>5</vt:i4>
      </vt:variant>
      <vt:variant>
        <vt:lpwstr>https://porthouston.com/</vt:lpwstr>
      </vt:variant>
      <vt:variant>
        <vt:lpwstr/>
      </vt:variant>
      <vt:variant>
        <vt:i4>4456539</vt:i4>
      </vt:variant>
      <vt:variant>
        <vt:i4>717</vt:i4>
      </vt:variant>
      <vt:variant>
        <vt:i4>0</vt:i4>
      </vt:variant>
      <vt:variant>
        <vt:i4>5</vt:i4>
      </vt:variant>
      <vt:variant>
        <vt:lpwstr>http://scspa.com/</vt:lpwstr>
      </vt:variant>
      <vt:variant>
        <vt:lpwstr/>
      </vt:variant>
      <vt:variant>
        <vt:i4>327768</vt:i4>
      </vt:variant>
      <vt:variant>
        <vt:i4>711</vt:i4>
      </vt:variant>
      <vt:variant>
        <vt:i4>0</vt:i4>
      </vt:variant>
      <vt:variant>
        <vt:i4>5</vt:i4>
      </vt:variant>
      <vt:variant>
        <vt:lpwstr>https://gaports.com/</vt:lpwstr>
      </vt:variant>
      <vt:variant>
        <vt:lpwstr/>
      </vt:variant>
      <vt:variant>
        <vt:i4>2883618</vt:i4>
      </vt:variant>
      <vt:variant>
        <vt:i4>708</vt:i4>
      </vt:variant>
      <vt:variant>
        <vt:i4>0</vt:i4>
      </vt:variant>
      <vt:variant>
        <vt:i4>5</vt:i4>
      </vt:variant>
      <vt:variant>
        <vt:lpwstr>http://www.portofvirginia.com/</vt:lpwstr>
      </vt:variant>
      <vt:variant>
        <vt:lpwstr/>
      </vt:variant>
      <vt:variant>
        <vt:i4>2818161</vt:i4>
      </vt:variant>
      <vt:variant>
        <vt:i4>705</vt:i4>
      </vt:variant>
      <vt:variant>
        <vt:i4>0</vt:i4>
      </vt:variant>
      <vt:variant>
        <vt:i4>5</vt:i4>
      </vt:variant>
      <vt:variant>
        <vt:lpwstr>https://www.panynj.gov/</vt:lpwstr>
      </vt:variant>
      <vt:variant>
        <vt:lpwstr/>
      </vt:variant>
      <vt:variant>
        <vt:i4>2883687</vt:i4>
      </vt:variant>
      <vt:variant>
        <vt:i4>702</vt:i4>
      </vt:variant>
      <vt:variant>
        <vt:i4>0</vt:i4>
      </vt:variant>
      <vt:variant>
        <vt:i4>5</vt:i4>
      </vt:variant>
      <vt:variant>
        <vt:lpwstr>https://www.oaklandseaport.com/</vt:lpwstr>
      </vt:variant>
      <vt:variant>
        <vt:lpwstr/>
      </vt:variant>
      <vt:variant>
        <vt:i4>3735591</vt:i4>
      </vt:variant>
      <vt:variant>
        <vt:i4>699</vt:i4>
      </vt:variant>
      <vt:variant>
        <vt:i4>0</vt:i4>
      </vt:variant>
      <vt:variant>
        <vt:i4>5</vt:i4>
      </vt:variant>
      <vt:variant>
        <vt:lpwstr>https://www.nwseaportalliance.com/</vt:lpwstr>
      </vt:variant>
      <vt:variant>
        <vt:lpwstr/>
      </vt:variant>
      <vt:variant>
        <vt:i4>4915200</vt:i4>
      </vt:variant>
      <vt:variant>
        <vt:i4>696</vt:i4>
      </vt:variant>
      <vt:variant>
        <vt:i4>0</vt:i4>
      </vt:variant>
      <vt:variant>
        <vt:i4>5</vt:i4>
      </vt:variant>
      <vt:variant>
        <vt:lpwstr>https://www.portoflosangeles.org/</vt:lpwstr>
      </vt:variant>
      <vt:variant>
        <vt:lpwstr/>
      </vt:variant>
      <vt:variant>
        <vt:i4>4915229</vt:i4>
      </vt:variant>
      <vt:variant>
        <vt:i4>693</vt:i4>
      </vt:variant>
      <vt:variant>
        <vt:i4>0</vt:i4>
      </vt:variant>
      <vt:variant>
        <vt:i4>5</vt:i4>
      </vt:variant>
      <vt:variant>
        <vt:lpwstr>https://www.polb.com/</vt:lpwstr>
      </vt:variant>
      <vt:variant>
        <vt:lpwstr/>
      </vt:variant>
      <vt:variant>
        <vt:i4>1507403</vt:i4>
      </vt:variant>
      <vt:variant>
        <vt:i4>690</vt:i4>
      </vt:variant>
      <vt:variant>
        <vt:i4>0</vt:i4>
      </vt:variant>
      <vt:variant>
        <vt:i4>5</vt:i4>
      </vt:variant>
      <vt:variant>
        <vt:lpwstr>https://porthouston.com/</vt:lpwstr>
      </vt:variant>
      <vt:variant>
        <vt:lpwstr/>
      </vt:variant>
      <vt:variant>
        <vt:i4>4456539</vt:i4>
      </vt:variant>
      <vt:variant>
        <vt:i4>687</vt:i4>
      </vt:variant>
      <vt:variant>
        <vt:i4>0</vt:i4>
      </vt:variant>
      <vt:variant>
        <vt:i4>5</vt:i4>
      </vt:variant>
      <vt:variant>
        <vt:lpwstr>http://scspa.com/</vt:lpwstr>
      </vt:variant>
      <vt:variant>
        <vt:lpwstr/>
      </vt:variant>
      <vt:variant>
        <vt:i4>262168</vt:i4>
      </vt:variant>
      <vt:variant>
        <vt:i4>675</vt:i4>
      </vt:variant>
      <vt:variant>
        <vt:i4>0</vt:i4>
      </vt:variant>
      <vt:variant>
        <vt:i4>5</vt:i4>
      </vt:variant>
      <vt:variant>
        <vt:lpwstr>https://usatrade.census.gov/</vt:lpwstr>
      </vt:variant>
      <vt:variant>
        <vt:lpwstr/>
      </vt:variant>
      <vt:variant>
        <vt:i4>589846</vt:i4>
      </vt:variant>
      <vt:variant>
        <vt:i4>648</vt:i4>
      </vt:variant>
      <vt:variant>
        <vt:i4>0</vt:i4>
      </vt:variant>
      <vt:variant>
        <vt:i4>5</vt:i4>
      </vt:variant>
      <vt:variant>
        <vt:lpwstr/>
      </vt:variant>
      <vt:variant>
        <vt:lpwstr>AppendixB</vt:lpwstr>
      </vt:variant>
      <vt:variant>
        <vt:i4>589846</vt:i4>
      </vt:variant>
      <vt:variant>
        <vt:i4>627</vt:i4>
      </vt:variant>
      <vt:variant>
        <vt:i4>0</vt:i4>
      </vt:variant>
      <vt:variant>
        <vt:i4>5</vt:i4>
      </vt:variant>
      <vt:variant>
        <vt:lpwstr/>
      </vt:variant>
      <vt:variant>
        <vt:lpwstr>AppendixB</vt:lpwstr>
      </vt:variant>
      <vt:variant>
        <vt:i4>589846</vt:i4>
      </vt:variant>
      <vt:variant>
        <vt:i4>603</vt:i4>
      </vt:variant>
      <vt:variant>
        <vt:i4>0</vt:i4>
      </vt:variant>
      <vt:variant>
        <vt:i4>5</vt:i4>
      </vt:variant>
      <vt:variant>
        <vt:lpwstr/>
      </vt:variant>
      <vt:variant>
        <vt:lpwstr>AppendixB</vt:lpwstr>
      </vt:variant>
      <vt:variant>
        <vt:i4>2555945</vt:i4>
      </vt:variant>
      <vt:variant>
        <vt:i4>591</vt:i4>
      </vt:variant>
      <vt:variant>
        <vt:i4>0</vt:i4>
      </vt:variant>
      <vt:variant>
        <vt:i4>5</vt:i4>
      </vt:variant>
      <vt:variant>
        <vt:lpwstr>https://www.census.gov/foreign-trade/reference/products/catalog/usatradeonline.html</vt:lpwstr>
      </vt:variant>
      <vt:variant>
        <vt:lpwstr/>
      </vt:variant>
      <vt:variant>
        <vt:i4>1507377</vt:i4>
      </vt:variant>
      <vt:variant>
        <vt:i4>572</vt:i4>
      </vt:variant>
      <vt:variant>
        <vt:i4>0</vt:i4>
      </vt:variant>
      <vt:variant>
        <vt:i4>5</vt:i4>
      </vt:variant>
      <vt:variant>
        <vt:lpwstr/>
      </vt:variant>
      <vt:variant>
        <vt:lpwstr>_Toc187677092</vt:lpwstr>
      </vt:variant>
      <vt:variant>
        <vt:i4>1507377</vt:i4>
      </vt:variant>
      <vt:variant>
        <vt:i4>566</vt:i4>
      </vt:variant>
      <vt:variant>
        <vt:i4>0</vt:i4>
      </vt:variant>
      <vt:variant>
        <vt:i4>5</vt:i4>
      </vt:variant>
      <vt:variant>
        <vt:lpwstr/>
      </vt:variant>
      <vt:variant>
        <vt:lpwstr>_Toc187677091</vt:lpwstr>
      </vt:variant>
      <vt:variant>
        <vt:i4>1507377</vt:i4>
      </vt:variant>
      <vt:variant>
        <vt:i4>560</vt:i4>
      </vt:variant>
      <vt:variant>
        <vt:i4>0</vt:i4>
      </vt:variant>
      <vt:variant>
        <vt:i4>5</vt:i4>
      </vt:variant>
      <vt:variant>
        <vt:lpwstr/>
      </vt:variant>
      <vt:variant>
        <vt:lpwstr>_Toc187677090</vt:lpwstr>
      </vt:variant>
      <vt:variant>
        <vt:i4>1441841</vt:i4>
      </vt:variant>
      <vt:variant>
        <vt:i4>554</vt:i4>
      </vt:variant>
      <vt:variant>
        <vt:i4>0</vt:i4>
      </vt:variant>
      <vt:variant>
        <vt:i4>5</vt:i4>
      </vt:variant>
      <vt:variant>
        <vt:lpwstr/>
      </vt:variant>
      <vt:variant>
        <vt:lpwstr>_Toc187677089</vt:lpwstr>
      </vt:variant>
      <vt:variant>
        <vt:i4>1441841</vt:i4>
      </vt:variant>
      <vt:variant>
        <vt:i4>548</vt:i4>
      </vt:variant>
      <vt:variant>
        <vt:i4>0</vt:i4>
      </vt:variant>
      <vt:variant>
        <vt:i4>5</vt:i4>
      </vt:variant>
      <vt:variant>
        <vt:lpwstr/>
      </vt:variant>
      <vt:variant>
        <vt:lpwstr>_Toc187677088</vt:lpwstr>
      </vt:variant>
      <vt:variant>
        <vt:i4>1441841</vt:i4>
      </vt:variant>
      <vt:variant>
        <vt:i4>542</vt:i4>
      </vt:variant>
      <vt:variant>
        <vt:i4>0</vt:i4>
      </vt:variant>
      <vt:variant>
        <vt:i4>5</vt:i4>
      </vt:variant>
      <vt:variant>
        <vt:lpwstr/>
      </vt:variant>
      <vt:variant>
        <vt:lpwstr>_Toc187677087</vt:lpwstr>
      </vt:variant>
      <vt:variant>
        <vt:i4>1441841</vt:i4>
      </vt:variant>
      <vt:variant>
        <vt:i4>536</vt:i4>
      </vt:variant>
      <vt:variant>
        <vt:i4>0</vt:i4>
      </vt:variant>
      <vt:variant>
        <vt:i4>5</vt:i4>
      </vt:variant>
      <vt:variant>
        <vt:lpwstr/>
      </vt:variant>
      <vt:variant>
        <vt:lpwstr>_Toc187677086</vt:lpwstr>
      </vt:variant>
      <vt:variant>
        <vt:i4>1441841</vt:i4>
      </vt:variant>
      <vt:variant>
        <vt:i4>530</vt:i4>
      </vt:variant>
      <vt:variant>
        <vt:i4>0</vt:i4>
      </vt:variant>
      <vt:variant>
        <vt:i4>5</vt:i4>
      </vt:variant>
      <vt:variant>
        <vt:lpwstr/>
      </vt:variant>
      <vt:variant>
        <vt:lpwstr>_Toc187677085</vt:lpwstr>
      </vt:variant>
      <vt:variant>
        <vt:i4>1441841</vt:i4>
      </vt:variant>
      <vt:variant>
        <vt:i4>524</vt:i4>
      </vt:variant>
      <vt:variant>
        <vt:i4>0</vt:i4>
      </vt:variant>
      <vt:variant>
        <vt:i4>5</vt:i4>
      </vt:variant>
      <vt:variant>
        <vt:lpwstr/>
      </vt:variant>
      <vt:variant>
        <vt:lpwstr>_Toc187677084</vt:lpwstr>
      </vt:variant>
      <vt:variant>
        <vt:i4>1441841</vt:i4>
      </vt:variant>
      <vt:variant>
        <vt:i4>518</vt:i4>
      </vt:variant>
      <vt:variant>
        <vt:i4>0</vt:i4>
      </vt:variant>
      <vt:variant>
        <vt:i4>5</vt:i4>
      </vt:variant>
      <vt:variant>
        <vt:lpwstr/>
      </vt:variant>
      <vt:variant>
        <vt:lpwstr>_Toc187677083</vt:lpwstr>
      </vt:variant>
      <vt:variant>
        <vt:i4>1441841</vt:i4>
      </vt:variant>
      <vt:variant>
        <vt:i4>512</vt:i4>
      </vt:variant>
      <vt:variant>
        <vt:i4>0</vt:i4>
      </vt:variant>
      <vt:variant>
        <vt:i4>5</vt:i4>
      </vt:variant>
      <vt:variant>
        <vt:lpwstr/>
      </vt:variant>
      <vt:variant>
        <vt:lpwstr>_Toc187677082</vt:lpwstr>
      </vt:variant>
      <vt:variant>
        <vt:i4>1441841</vt:i4>
      </vt:variant>
      <vt:variant>
        <vt:i4>506</vt:i4>
      </vt:variant>
      <vt:variant>
        <vt:i4>0</vt:i4>
      </vt:variant>
      <vt:variant>
        <vt:i4>5</vt:i4>
      </vt:variant>
      <vt:variant>
        <vt:lpwstr/>
      </vt:variant>
      <vt:variant>
        <vt:lpwstr>_Toc187677081</vt:lpwstr>
      </vt:variant>
      <vt:variant>
        <vt:i4>1441841</vt:i4>
      </vt:variant>
      <vt:variant>
        <vt:i4>500</vt:i4>
      </vt:variant>
      <vt:variant>
        <vt:i4>0</vt:i4>
      </vt:variant>
      <vt:variant>
        <vt:i4>5</vt:i4>
      </vt:variant>
      <vt:variant>
        <vt:lpwstr/>
      </vt:variant>
      <vt:variant>
        <vt:lpwstr>_Toc187677080</vt:lpwstr>
      </vt:variant>
      <vt:variant>
        <vt:i4>1572913</vt:i4>
      </vt:variant>
      <vt:variant>
        <vt:i4>491</vt:i4>
      </vt:variant>
      <vt:variant>
        <vt:i4>0</vt:i4>
      </vt:variant>
      <vt:variant>
        <vt:i4>5</vt:i4>
      </vt:variant>
      <vt:variant>
        <vt:lpwstr/>
      </vt:variant>
      <vt:variant>
        <vt:lpwstr>_Toc187677063</vt:lpwstr>
      </vt:variant>
      <vt:variant>
        <vt:i4>1572913</vt:i4>
      </vt:variant>
      <vt:variant>
        <vt:i4>485</vt:i4>
      </vt:variant>
      <vt:variant>
        <vt:i4>0</vt:i4>
      </vt:variant>
      <vt:variant>
        <vt:i4>5</vt:i4>
      </vt:variant>
      <vt:variant>
        <vt:lpwstr/>
      </vt:variant>
      <vt:variant>
        <vt:lpwstr>_Toc187677062</vt:lpwstr>
      </vt:variant>
      <vt:variant>
        <vt:i4>1572913</vt:i4>
      </vt:variant>
      <vt:variant>
        <vt:i4>479</vt:i4>
      </vt:variant>
      <vt:variant>
        <vt:i4>0</vt:i4>
      </vt:variant>
      <vt:variant>
        <vt:i4>5</vt:i4>
      </vt:variant>
      <vt:variant>
        <vt:lpwstr/>
      </vt:variant>
      <vt:variant>
        <vt:lpwstr>_Toc187677061</vt:lpwstr>
      </vt:variant>
      <vt:variant>
        <vt:i4>1572913</vt:i4>
      </vt:variant>
      <vt:variant>
        <vt:i4>473</vt:i4>
      </vt:variant>
      <vt:variant>
        <vt:i4>0</vt:i4>
      </vt:variant>
      <vt:variant>
        <vt:i4>5</vt:i4>
      </vt:variant>
      <vt:variant>
        <vt:lpwstr/>
      </vt:variant>
      <vt:variant>
        <vt:lpwstr>_Toc187677060</vt:lpwstr>
      </vt:variant>
      <vt:variant>
        <vt:i4>1769521</vt:i4>
      </vt:variant>
      <vt:variant>
        <vt:i4>467</vt:i4>
      </vt:variant>
      <vt:variant>
        <vt:i4>0</vt:i4>
      </vt:variant>
      <vt:variant>
        <vt:i4>5</vt:i4>
      </vt:variant>
      <vt:variant>
        <vt:lpwstr/>
      </vt:variant>
      <vt:variant>
        <vt:lpwstr>_Toc187677059</vt:lpwstr>
      </vt:variant>
      <vt:variant>
        <vt:i4>1769521</vt:i4>
      </vt:variant>
      <vt:variant>
        <vt:i4>461</vt:i4>
      </vt:variant>
      <vt:variant>
        <vt:i4>0</vt:i4>
      </vt:variant>
      <vt:variant>
        <vt:i4>5</vt:i4>
      </vt:variant>
      <vt:variant>
        <vt:lpwstr/>
      </vt:variant>
      <vt:variant>
        <vt:lpwstr>_Toc187677058</vt:lpwstr>
      </vt:variant>
      <vt:variant>
        <vt:i4>1769521</vt:i4>
      </vt:variant>
      <vt:variant>
        <vt:i4>455</vt:i4>
      </vt:variant>
      <vt:variant>
        <vt:i4>0</vt:i4>
      </vt:variant>
      <vt:variant>
        <vt:i4>5</vt:i4>
      </vt:variant>
      <vt:variant>
        <vt:lpwstr/>
      </vt:variant>
      <vt:variant>
        <vt:lpwstr>_Toc187677057</vt:lpwstr>
      </vt:variant>
      <vt:variant>
        <vt:i4>1769521</vt:i4>
      </vt:variant>
      <vt:variant>
        <vt:i4>449</vt:i4>
      </vt:variant>
      <vt:variant>
        <vt:i4>0</vt:i4>
      </vt:variant>
      <vt:variant>
        <vt:i4>5</vt:i4>
      </vt:variant>
      <vt:variant>
        <vt:lpwstr/>
      </vt:variant>
      <vt:variant>
        <vt:lpwstr>_Toc187677056</vt:lpwstr>
      </vt:variant>
      <vt:variant>
        <vt:i4>1769521</vt:i4>
      </vt:variant>
      <vt:variant>
        <vt:i4>443</vt:i4>
      </vt:variant>
      <vt:variant>
        <vt:i4>0</vt:i4>
      </vt:variant>
      <vt:variant>
        <vt:i4>5</vt:i4>
      </vt:variant>
      <vt:variant>
        <vt:lpwstr/>
      </vt:variant>
      <vt:variant>
        <vt:lpwstr>_Toc187677055</vt:lpwstr>
      </vt:variant>
      <vt:variant>
        <vt:i4>1769521</vt:i4>
      </vt:variant>
      <vt:variant>
        <vt:i4>437</vt:i4>
      </vt:variant>
      <vt:variant>
        <vt:i4>0</vt:i4>
      </vt:variant>
      <vt:variant>
        <vt:i4>5</vt:i4>
      </vt:variant>
      <vt:variant>
        <vt:lpwstr/>
      </vt:variant>
      <vt:variant>
        <vt:lpwstr>_Toc187677054</vt:lpwstr>
      </vt:variant>
      <vt:variant>
        <vt:i4>1769521</vt:i4>
      </vt:variant>
      <vt:variant>
        <vt:i4>431</vt:i4>
      </vt:variant>
      <vt:variant>
        <vt:i4>0</vt:i4>
      </vt:variant>
      <vt:variant>
        <vt:i4>5</vt:i4>
      </vt:variant>
      <vt:variant>
        <vt:lpwstr/>
      </vt:variant>
      <vt:variant>
        <vt:lpwstr>_Toc187677053</vt:lpwstr>
      </vt:variant>
      <vt:variant>
        <vt:i4>1769521</vt:i4>
      </vt:variant>
      <vt:variant>
        <vt:i4>425</vt:i4>
      </vt:variant>
      <vt:variant>
        <vt:i4>0</vt:i4>
      </vt:variant>
      <vt:variant>
        <vt:i4>5</vt:i4>
      </vt:variant>
      <vt:variant>
        <vt:lpwstr/>
      </vt:variant>
      <vt:variant>
        <vt:lpwstr>_Toc187677052</vt:lpwstr>
      </vt:variant>
      <vt:variant>
        <vt:i4>1769521</vt:i4>
      </vt:variant>
      <vt:variant>
        <vt:i4>419</vt:i4>
      </vt:variant>
      <vt:variant>
        <vt:i4>0</vt:i4>
      </vt:variant>
      <vt:variant>
        <vt:i4>5</vt:i4>
      </vt:variant>
      <vt:variant>
        <vt:lpwstr/>
      </vt:variant>
      <vt:variant>
        <vt:lpwstr>_Toc187677051</vt:lpwstr>
      </vt:variant>
      <vt:variant>
        <vt:i4>1769521</vt:i4>
      </vt:variant>
      <vt:variant>
        <vt:i4>413</vt:i4>
      </vt:variant>
      <vt:variant>
        <vt:i4>0</vt:i4>
      </vt:variant>
      <vt:variant>
        <vt:i4>5</vt:i4>
      </vt:variant>
      <vt:variant>
        <vt:lpwstr/>
      </vt:variant>
      <vt:variant>
        <vt:lpwstr>_Toc187677050</vt:lpwstr>
      </vt:variant>
      <vt:variant>
        <vt:i4>1703985</vt:i4>
      </vt:variant>
      <vt:variant>
        <vt:i4>407</vt:i4>
      </vt:variant>
      <vt:variant>
        <vt:i4>0</vt:i4>
      </vt:variant>
      <vt:variant>
        <vt:i4>5</vt:i4>
      </vt:variant>
      <vt:variant>
        <vt:lpwstr/>
      </vt:variant>
      <vt:variant>
        <vt:lpwstr>_Toc187677049</vt:lpwstr>
      </vt:variant>
      <vt:variant>
        <vt:i4>1703985</vt:i4>
      </vt:variant>
      <vt:variant>
        <vt:i4>401</vt:i4>
      </vt:variant>
      <vt:variant>
        <vt:i4>0</vt:i4>
      </vt:variant>
      <vt:variant>
        <vt:i4>5</vt:i4>
      </vt:variant>
      <vt:variant>
        <vt:lpwstr/>
      </vt:variant>
      <vt:variant>
        <vt:lpwstr>_Toc187677048</vt:lpwstr>
      </vt:variant>
      <vt:variant>
        <vt:i4>1703985</vt:i4>
      </vt:variant>
      <vt:variant>
        <vt:i4>395</vt:i4>
      </vt:variant>
      <vt:variant>
        <vt:i4>0</vt:i4>
      </vt:variant>
      <vt:variant>
        <vt:i4>5</vt:i4>
      </vt:variant>
      <vt:variant>
        <vt:lpwstr/>
      </vt:variant>
      <vt:variant>
        <vt:lpwstr>_Toc187677047</vt:lpwstr>
      </vt:variant>
      <vt:variant>
        <vt:i4>1703985</vt:i4>
      </vt:variant>
      <vt:variant>
        <vt:i4>389</vt:i4>
      </vt:variant>
      <vt:variant>
        <vt:i4>0</vt:i4>
      </vt:variant>
      <vt:variant>
        <vt:i4>5</vt:i4>
      </vt:variant>
      <vt:variant>
        <vt:lpwstr/>
      </vt:variant>
      <vt:variant>
        <vt:lpwstr>_Toc187677046</vt:lpwstr>
      </vt:variant>
      <vt:variant>
        <vt:i4>1703985</vt:i4>
      </vt:variant>
      <vt:variant>
        <vt:i4>383</vt:i4>
      </vt:variant>
      <vt:variant>
        <vt:i4>0</vt:i4>
      </vt:variant>
      <vt:variant>
        <vt:i4>5</vt:i4>
      </vt:variant>
      <vt:variant>
        <vt:lpwstr/>
      </vt:variant>
      <vt:variant>
        <vt:lpwstr>_Toc187677045</vt:lpwstr>
      </vt:variant>
      <vt:variant>
        <vt:i4>1703985</vt:i4>
      </vt:variant>
      <vt:variant>
        <vt:i4>377</vt:i4>
      </vt:variant>
      <vt:variant>
        <vt:i4>0</vt:i4>
      </vt:variant>
      <vt:variant>
        <vt:i4>5</vt:i4>
      </vt:variant>
      <vt:variant>
        <vt:lpwstr/>
      </vt:variant>
      <vt:variant>
        <vt:lpwstr>_Toc187677044</vt:lpwstr>
      </vt:variant>
      <vt:variant>
        <vt:i4>1703985</vt:i4>
      </vt:variant>
      <vt:variant>
        <vt:i4>371</vt:i4>
      </vt:variant>
      <vt:variant>
        <vt:i4>0</vt:i4>
      </vt:variant>
      <vt:variant>
        <vt:i4>5</vt:i4>
      </vt:variant>
      <vt:variant>
        <vt:lpwstr/>
      </vt:variant>
      <vt:variant>
        <vt:lpwstr>_Toc187677043</vt:lpwstr>
      </vt:variant>
      <vt:variant>
        <vt:i4>1703985</vt:i4>
      </vt:variant>
      <vt:variant>
        <vt:i4>365</vt:i4>
      </vt:variant>
      <vt:variant>
        <vt:i4>0</vt:i4>
      </vt:variant>
      <vt:variant>
        <vt:i4>5</vt:i4>
      </vt:variant>
      <vt:variant>
        <vt:lpwstr/>
      </vt:variant>
      <vt:variant>
        <vt:lpwstr>_Toc187677042</vt:lpwstr>
      </vt:variant>
      <vt:variant>
        <vt:i4>1703985</vt:i4>
      </vt:variant>
      <vt:variant>
        <vt:i4>359</vt:i4>
      </vt:variant>
      <vt:variant>
        <vt:i4>0</vt:i4>
      </vt:variant>
      <vt:variant>
        <vt:i4>5</vt:i4>
      </vt:variant>
      <vt:variant>
        <vt:lpwstr/>
      </vt:variant>
      <vt:variant>
        <vt:lpwstr>_Toc187677041</vt:lpwstr>
      </vt:variant>
      <vt:variant>
        <vt:i4>1703985</vt:i4>
      </vt:variant>
      <vt:variant>
        <vt:i4>353</vt:i4>
      </vt:variant>
      <vt:variant>
        <vt:i4>0</vt:i4>
      </vt:variant>
      <vt:variant>
        <vt:i4>5</vt:i4>
      </vt:variant>
      <vt:variant>
        <vt:lpwstr/>
      </vt:variant>
      <vt:variant>
        <vt:lpwstr>_Toc187677040</vt:lpwstr>
      </vt:variant>
      <vt:variant>
        <vt:i4>1900593</vt:i4>
      </vt:variant>
      <vt:variant>
        <vt:i4>347</vt:i4>
      </vt:variant>
      <vt:variant>
        <vt:i4>0</vt:i4>
      </vt:variant>
      <vt:variant>
        <vt:i4>5</vt:i4>
      </vt:variant>
      <vt:variant>
        <vt:lpwstr/>
      </vt:variant>
      <vt:variant>
        <vt:lpwstr>_Toc187677039</vt:lpwstr>
      </vt:variant>
      <vt:variant>
        <vt:i4>1900593</vt:i4>
      </vt:variant>
      <vt:variant>
        <vt:i4>341</vt:i4>
      </vt:variant>
      <vt:variant>
        <vt:i4>0</vt:i4>
      </vt:variant>
      <vt:variant>
        <vt:i4>5</vt:i4>
      </vt:variant>
      <vt:variant>
        <vt:lpwstr/>
      </vt:variant>
      <vt:variant>
        <vt:lpwstr>_Toc187677038</vt:lpwstr>
      </vt:variant>
      <vt:variant>
        <vt:i4>1900593</vt:i4>
      </vt:variant>
      <vt:variant>
        <vt:i4>335</vt:i4>
      </vt:variant>
      <vt:variant>
        <vt:i4>0</vt:i4>
      </vt:variant>
      <vt:variant>
        <vt:i4>5</vt:i4>
      </vt:variant>
      <vt:variant>
        <vt:lpwstr/>
      </vt:variant>
      <vt:variant>
        <vt:lpwstr>_Toc187677037</vt:lpwstr>
      </vt:variant>
      <vt:variant>
        <vt:i4>1900593</vt:i4>
      </vt:variant>
      <vt:variant>
        <vt:i4>329</vt:i4>
      </vt:variant>
      <vt:variant>
        <vt:i4>0</vt:i4>
      </vt:variant>
      <vt:variant>
        <vt:i4>5</vt:i4>
      </vt:variant>
      <vt:variant>
        <vt:lpwstr/>
      </vt:variant>
      <vt:variant>
        <vt:lpwstr>_Toc187677036</vt:lpwstr>
      </vt:variant>
      <vt:variant>
        <vt:i4>1900593</vt:i4>
      </vt:variant>
      <vt:variant>
        <vt:i4>323</vt:i4>
      </vt:variant>
      <vt:variant>
        <vt:i4>0</vt:i4>
      </vt:variant>
      <vt:variant>
        <vt:i4>5</vt:i4>
      </vt:variant>
      <vt:variant>
        <vt:lpwstr/>
      </vt:variant>
      <vt:variant>
        <vt:lpwstr>_Toc187677035</vt:lpwstr>
      </vt:variant>
      <vt:variant>
        <vt:i4>1900593</vt:i4>
      </vt:variant>
      <vt:variant>
        <vt:i4>317</vt:i4>
      </vt:variant>
      <vt:variant>
        <vt:i4>0</vt:i4>
      </vt:variant>
      <vt:variant>
        <vt:i4>5</vt:i4>
      </vt:variant>
      <vt:variant>
        <vt:lpwstr/>
      </vt:variant>
      <vt:variant>
        <vt:lpwstr>_Toc187677034</vt:lpwstr>
      </vt:variant>
      <vt:variant>
        <vt:i4>1900593</vt:i4>
      </vt:variant>
      <vt:variant>
        <vt:i4>311</vt:i4>
      </vt:variant>
      <vt:variant>
        <vt:i4>0</vt:i4>
      </vt:variant>
      <vt:variant>
        <vt:i4>5</vt:i4>
      </vt:variant>
      <vt:variant>
        <vt:lpwstr/>
      </vt:variant>
      <vt:variant>
        <vt:lpwstr>_Toc187677033</vt:lpwstr>
      </vt:variant>
      <vt:variant>
        <vt:i4>1900593</vt:i4>
      </vt:variant>
      <vt:variant>
        <vt:i4>305</vt:i4>
      </vt:variant>
      <vt:variant>
        <vt:i4>0</vt:i4>
      </vt:variant>
      <vt:variant>
        <vt:i4>5</vt:i4>
      </vt:variant>
      <vt:variant>
        <vt:lpwstr/>
      </vt:variant>
      <vt:variant>
        <vt:lpwstr>_Toc187677032</vt:lpwstr>
      </vt:variant>
      <vt:variant>
        <vt:i4>1900593</vt:i4>
      </vt:variant>
      <vt:variant>
        <vt:i4>299</vt:i4>
      </vt:variant>
      <vt:variant>
        <vt:i4>0</vt:i4>
      </vt:variant>
      <vt:variant>
        <vt:i4>5</vt:i4>
      </vt:variant>
      <vt:variant>
        <vt:lpwstr/>
      </vt:variant>
      <vt:variant>
        <vt:lpwstr>_Toc187677031</vt:lpwstr>
      </vt:variant>
      <vt:variant>
        <vt:i4>1900593</vt:i4>
      </vt:variant>
      <vt:variant>
        <vt:i4>293</vt:i4>
      </vt:variant>
      <vt:variant>
        <vt:i4>0</vt:i4>
      </vt:variant>
      <vt:variant>
        <vt:i4>5</vt:i4>
      </vt:variant>
      <vt:variant>
        <vt:lpwstr/>
      </vt:variant>
      <vt:variant>
        <vt:lpwstr>_Toc187677030</vt:lpwstr>
      </vt:variant>
      <vt:variant>
        <vt:i4>1835057</vt:i4>
      </vt:variant>
      <vt:variant>
        <vt:i4>287</vt:i4>
      </vt:variant>
      <vt:variant>
        <vt:i4>0</vt:i4>
      </vt:variant>
      <vt:variant>
        <vt:i4>5</vt:i4>
      </vt:variant>
      <vt:variant>
        <vt:lpwstr/>
      </vt:variant>
      <vt:variant>
        <vt:lpwstr>_Toc187677029</vt:lpwstr>
      </vt:variant>
      <vt:variant>
        <vt:i4>1835057</vt:i4>
      </vt:variant>
      <vt:variant>
        <vt:i4>281</vt:i4>
      </vt:variant>
      <vt:variant>
        <vt:i4>0</vt:i4>
      </vt:variant>
      <vt:variant>
        <vt:i4>5</vt:i4>
      </vt:variant>
      <vt:variant>
        <vt:lpwstr/>
      </vt:variant>
      <vt:variant>
        <vt:lpwstr>_Toc187677028</vt:lpwstr>
      </vt:variant>
      <vt:variant>
        <vt:i4>1835057</vt:i4>
      </vt:variant>
      <vt:variant>
        <vt:i4>275</vt:i4>
      </vt:variant>
      <vt:variant>
        <vt:i4>0</vt:i4>
      </vt:variant>
      <vt:variant>
        <vt:i4>5</vt:i4>
      </vt:variant>
      <vt:variant>
        <vt:lpwstr/>
      </vt:variant>
      <vt:variant>
        <vt:lpwstr>_Toc187677027</vt:lpwstr>
      </vt:variant>
      <vt:variant>
        <vt:i4>1835057</vt:i4>
      </vt:variant>
      <vt:variant>
        <vt:i4>269</vt:i4>
      </vt:variant>
      <vt:variant>
        <vt:i4>0</vt:i4>
      </vt:variant>
      <vt:variant>
        <vt:i4>5</vt:i4>
      </vt:variant>
      <vt:variant>
        <vt:lpwstr/>
      </vt:variant>
      <vt:variant>
        <vt:lpwstr>_Toc187677026</vt:lpwstr>
      </vt:variant>
      <vt:variant>
        <vt:i4>1835057</vt:i4>
      </vt:variant>
      <vt:variant>
        <vt:i4>260</vt:i4>
      </vt:variant>
      <vt:variant>
        <vt:i4>0</vt:i4>
      </vt:variant>
      <vt:variant>
        <vt:i4>5</vt:i4>
      </vt:variant>
      <vt:variant>
        <vt:lpwstr/>
      </vt:variant>
      <vt:variant>
        <vt:lpwstr>_Toc187677025</vt:lpwstr>
      </vt:variant>
      <vt:variant>
        <vt:i4>1835057</vt:i4>
      </vt:variant>
      <vt:variant>
        <vt:i4>254</vt:i4>
      </vt:variant>
      <vt:variant>
        <vt:i4>0</vt:i4>
      </vt:variant>
      <vt:variant>
        <vt:i4>5</vt:i4>
      </vt:variant>
      <vt:variant>
        <vt:lpwstr/>
      </vt:variant>
      <vt:variant>
        <vt:lpwstr>_Toc187677024</vt:lpwstr>
      </vt:variant>
      <vt:variant>
        <vt:i4>1835057</vt:i4>
      </vt:variant>
      <vt:variant>
        <vt:i4>248</vt:i4>
      </vt:variant>
      <vt:variant>
        <vt:i4>0</vt:i4>
      </vt:variant>
      <vt:variant>
        <vt:i4>5</vt:i4>
      </vt:variant>
      <vt:variant>
        <vt:lpwstr/>
      </vt:variant>
      <vt:variant>
        <vt:lpwstr>_Toc187677023</vt:lpwstr>
      </vt:variant>
      <vt:variant>
        <vt:i4>1835057</vt:i4>
      </vt:variant>
      <vt:variant>
        <vt:i4>242</vt:i4>
      </vt:variant>
      <vt:variant>
        <vt:i4>0</vt:i4>
      </vt:variant>
      <vt:variant>
        <vt:i4>5</vt:i4>
      </vt:variant>
      <vt:variant>
        <vt:lpwstr/>
      </vt:variant>
      <vt:variant>
        <vt:lpwstr>_Toc187677022</vt:lpwstr>
      </vt:variant>
      <vt:variant>
        <vt:i4>1835057</vt:i4>
      </vt:variant>
      <vt:variant>
        <vt:i4>236</vt:i4>
      </vt:variant>
      <vt:variant>
        <vt:i4>0</vt:i4>
      </vt:variant>
      <vt:variant>
        <vt:i4>5</vt:i4>
      </vt:variant>
      <vt:variant>
        <vt:lpwstr/>
      </vt:variant>
      <vt:variant>
        <vt:lpwstr>_Toc187677021</vt:lpwstr>
      </vt:variant>
      <vt:variant>
        <vt:i4>1835057</vt:i4>
      </vt:variant>
      <vt:variant>
        <vt:i4>230</vt:i4>
      </vt:variant>
      <vt:variant>
        <vt:i4>0</vt:i4>
      </vt:variant>
      <vt:variant>
        <vt:i4>5</vt:i4>
      </vt:variant>
      <vt:variant>
        <vt:lpwstr/>
      </vt:variant>
      <vt:variant>
        <vt:lpwstr>_Toc187677020</vt:lpwstr>
      </vt:variant>
      <vt:variant>
        <vt:i4>2031665</vt:i4>
      </vt:variant>
      <vt:variant>
        <vt:i4>224</vt:i4>
      </vt:variant>
      <vt:variant>
        <vt:i4>0</vt:i4>
      </vt:variant>
      <vt:variant>
        <vt:i4>5</vt:i4>
      </vt:variant>
      <vt:variant>
        <vt:lpwstr/>
      </vt:variant>
      <vt:variant>
        <vt:lpwstr>_Toc187677019</vt:lpwstr>
      </vt:variant>
      <vt:variant>
        <vt:i4>2031665</vt:i4>
      </vt:variant>
      <vt:variant>
        <vt:i4>218</vt:i4>
      </vt:variant>
      <vt:variant>
        <vt:i4>0</vt:i4>
      </vt:variant>
      <vt:variant>
        <vt:i4>5</vt:i4>
      </vt:variant>
      <vt:variant>
        <vt:lpwstr/>
      </vt:variant>
      <vt:variant>
        <vt:lpwstr>_Toc187677018</vt:lpwstr>
      </vt:variant>
      <vt:variant>
        <vt:i4>2031665</vt:i4>
      </vt:variant>
      <vt:variant>
        <vt:i4>212</vt:i4>
      </vt:variant>
      <vt:variant>
        <vt:i4>0</vt:i4>
      </vt:variant>
      <vt:variant>
        <vt:i4>5</vt:i4>
      </vt:variant>
      <vt:variant>
        <vt:lpwstr/>
      </vt:variant>
      <vt:variant>
        <vt:lpwstr>_Toc187677017</vt:lpwstr>
      </vt:variant>
      <vt:variant>
        <vt:i4>2031665</vt:i4>
      </vt:variant>
      <vt:variant>
        <vt:i4>206</vt:i4>
      </vt:variant>
      <vt:variant>
        <vt:i4>0</vt:i4>
      </vt:variant>
      <vt:variant>
        <vt:i4>5</vt:i4>
      </vt:variant>
      <vt:variant>
        <vt:lpwstr/>
      </vt:variant>
      <vt:variant>
        <vt:lpwstr>_Toc187677016</vt:lpwstr>
      </vt:variant>
      <vt:variant>
        <vt:i4>2031665</vt:i4>
      </vt:variant>
      <vt:variant>
        <vt:i4>200</vt:i4>
      </vt:variant>
      <vt:variant>
        <vt:i4>0</vt:i4>
      </vt:variant>
      <vt:variant>
        <vt:i4>5</vt:i4>
      </vt:variant>
      <vt:variant>
        <vt:lpwstr/>
      </vt:variant>
      <vt:variant>
        <vt:lpwstr>_Toc187677015</vt:lpwstr>
      </vt:variant>
      <vt:variant>
        <vt:i4>2031665</vt:i4>
      </vt:variant>
      <vt:variant>
        <vt:i4>194</vt:i4>
      </vt:variant>
      <vt:variant>
        <vt:i4>0</vt:i4>
      </vt:variant>
      <vt:variant>
        <vt:i4>5</vt:i4>
      </vt:variant>
      <vt:variant>
        <vt:lpwstr/>
      </vt:variant>
      <vt:variant>
        <vt:lpwstr>_Toc187677014</vt:lpwstr>
      </vt:variant>
      <vt:variant>
        <vt:i4>2031665</vt:i4>
      </vt:variant>
      <vt:variant>
        <vt:i4>188</vt:i4>
      </vt:variant>
      <vt:variant>
        <vt:i4>0</vt:i4>
      </vt:variant>
      <vt:variant>
        <vt:i4>5</vt:i4>
      </vt:variant>
      <vt:variant>
        <vt:lpwstr/>
      </vt:variant>
      <vt:variant>
        <vt:lpwstr>_Toc187677013</vt:lpwstr>
      </vt:variant>
      <vt:variant>
        <vt:i4>2031665</vt:i4>
      </vt:variant>
      <vt:variant>
        <vt:i4>182</vt:i4>
      </vt:variant>
      <vt:variant>
        <vt:i4>0</vt:i4>
      </vt:variant>
      <vt:variant>
        <vt:i4>5</vt:i4>
      </vt:variant>
      <vt:variant>
        <vt:lpwstr/>
      </vt:variant>
      <vt:variant>
        <vt:lpwstr>_Toc187677012</vt:lpwstr>
      </vt:variant>
      <vt:variant>
        <vt:i4>2031665</vt:i4>
      </vt:variant>
      <vt:variant>
        <vt:i4>176</vt:i4>
      </vt:variant>
      <vt:variant>
        <vt:i4>0</vt:i4>
      </vt:variant>
      <vt:variant>
        <vt:i4>5</vt:i4>
      </vt:variant>
      <vt:variant>
        <vt:lpwstr/>
      </vt:variant>
      <vt:variant>
        <vt:lpwstr>_Toc187677011</vt:lpwstr>
      </vt:variant>
      <vt:variant>
        <vt:i4>2031665</vt:i4>
      </vt:variant>
      <vt:variant>
        <vt:i4>170</vt:i4>
      </vt:variant>
      <vt:variant>
        <vt:i4>0</vt:i4>
      </vt:variant>
      <vt:variant>
        <vt:i4>5</vt:i4>
      </vt:variant>
      <vt:variant>
        <vt:lpwstr/>
      </vt:variant>
      <vt:variant>
        <vt:lpwstr>_Toc187677010</vt:lpwstr>
      </vt:variant>
      <vt:variant>
        <vt:i4>1966129</vt:i4>
      </vt:variant>
      <vt:variant>
        <vt:i4>164</vt:i4>
      </vt:variant>
      <vt:variant>
        <vt:i4>0</vt:i4>
      </vt:variant>
      <vt:variant>
        <vt:i4>5</vt:i4>
      </vt:variant>
      <vt:variant>
        <vt:lpwstr/>
      </vt:variant>
      <vt:variant>
        <vt:lpwstr>_Toc187677009</vt:lpwstr>
      </vt:variant>
      <vt:variant>
        <vt:i4>1966129</vt:i4>
      </vt:variant>
      <vt:variant>
        <vt:i4>158</vt:i4>
      </vt:variant>
      <vt:variant>
        <vt:i4>0</vt:i4>
      </vt:variant>
      <vt:variant>
        <vt:i4>5</vt:i4>
      </vt:variant>
      <vt:variant>
        <vt:lpwstr/>
      </vt:variant>
      <vt:variant>
        <vt:lpwstr>_Toc187677008</vt:lpwstr>
      </vt:variant>
      <vt:variant>
        <vt:i4>1966129</vt:i4>
      </vt:variant>
      <vt:variant>
        <vt:i4>152</vt:i4>
      </vt:variant>
      <vt:variant>
        <vt:i4>0</vt:i4>
      </vt:variant>
      <vt:variant>
        <vt:i4>5</vt:i4>
      </vt:variant>
      <vt:variant>
        <vt:lpwstr/>
      </vt:variant>
      <vt:variant>
        <vt:lpwstr>_Toc187677007</vt:lpwstr>
      </vt:variant>
      <vt:variant>
        <vt:i4>1966129</vt:i4>
      </vt:variant>
      <vt:variant>
        <vt:i4>146</vt:i4>
      </vt:variant>
      <vt:variant>
        <vt:i4>0</vt:i4>
      </vt:variant>
      <vt:variant>
        <vt:i4>5</vt:i4>
      </vt:variant>
      <vt:variant>
        <vt:lpwstr/>
      </vt:variant>
      <vt:variant>
        <vt:lpwstr>_Toc187677006</vt:lpwstr>
      </vt:variant>
      <vt:variant>
        <vt:i4>1966129</vt:i4>
      </vt:variant>
      <vt:variant>
        <vt:i4>140</vt:i4>
      </vt:variant>
      <vt:variant>
        <vt:i4>0</vt:i4>
      </vt:variant>
      <vt:variant>
        <vt:i4>5</vt:i4>
      </vt:variant>
      <vt:variant>
        <vt:lpwstr/>
      </vt:variant>
      <vt:variant>
        <vt:lpwstr>_Toc187677005</vt:lpwstr>
      </vt:variant>
      <vt:variant>
        <vt:i4>1966129</vt:i4>
      </vt:variant>
      <vt:variant>
        <vt:i4>134</vt:i4>
      </vt:variant>
      <vt:variant>
        <vt:i4>0</vt:i4>
      </vt:variant>
      <vt:variant>
        <vt:i4>5</vt:i4>
      </vt:variant>
      <vt:variant>
        <vt:lpwstr/>
      </vt:variant>
      <vt:variant>
        <vt:lpwstr>_Toc187677004</vt:lpwstr>
      </vt:variant>
      <vt:variant>
        <vt:i4>1966129</vt:i4>
      </vt:variant>
      <vt:variant>
        <vt:i4>128</vt:i4>
      </vt:variant>
      <vt:variant>
        <vt:i4>0</vt:i4>
      </vt:variant>
      <vt:variant>
        <vt:i4>5</vt:i4>
      </vt:variant>
      <vt:variant>
        <vt:lpwstr/>
      </vt:variant>
      <vt:variant>
        <vt:lpwstr>_Toc187677002</vt:lpwstr>
      </vt:variant>
      <vt:variant>
        <vt:i4>1966129</vt:i4>
      </vt:variant>
      <vt:variant>
        <vt:i4>122</vt:i4>
      </vt:variant>
      <vt:variant>
        <vt:i4>0</vt:i4>
      </vt:variant>
      <vt:variant>
        <vt:i4>5</vt:i4>
      </vt:variant>
      <vt:variant>
        <vt:lpwstr/>
      </vt:variant>
      <vt:variant>
        <vt:lpwstr>_Toc187677001</vt:lpwstr>
      </vt:variant>
      <vt:variant>
        <vt:i4>1966129</vt:i4>
      </vt:variant>
      <vt:variant>
        <vt:i4>116</vt:i4>
      </vt:variant>
      <vt:variant>
        <vt:i4>0</vt:i4>
      </vt:variant>
      <vt:variant>
        <vt:i4>5</vt:i4>
      </vt:variant>
      <vt:variant>
        <vt:lpwstr/>
      </vt:variant>
      <vt:variant>
        <vt:lpwstr>_Toc187677000</vt:lpwstr>
      </vt:variant>
      <vt:variant>
        <vt:i4>1441848</vt:i4>
      </vt:variant>
      <vt:variant>
        <vt:i4>110</vt:i4>
      </vt:variant>
      <vt:variant>
        <vt:i4>0</vt:i4>
      </vt:variant>
      <vt:variant>
        <vt:i4>5</vt:i4>
      </vt:variant>
      <vt:variant>
        <vt:lpwstr/>
      </vt:variant>
      <vt:variant>
        <vt:lpwstr>_Toc187676999</vt:lpwstr>
      </vt:variant>
      <vt:variant>
        <vt:i4>1441848</vt:i4>
      </vt:variant>
      <vt:variant>
        <vt:i4>104</vt:i4>
      </vt:variant>
      <vt:variant>
        <vt:i4>0</vt:i4>
      </vt:variant>
      <vt:variant>
        <vt:i4>5</vt:i4>
      </vt:variant>
      <vt:variant>
        <vt:lpwstr/>
      </vt:variant>
      <vt:variant>
        <vt:lpwstr>_Toc187676998</vt:lpwstr>
      </vt:variant>
      <vt:variant>
        <vt:i4>1441848</vt:i4>
      </vt:variant>
      <vt:variant>
        <vt:i4>98</vt:i4>
      </vt:variant>
      <vt:variant>
        <vt:i4>0</vt:i4>
      </vt:variant>
      <vt:variant>
        <vt:i4>5</vt:i4>
      </vt:variant>
      <vt:variant>
        <vt:lpwstr/>
      </vt:variant>
      <vt:variant>
        <vt:lpwstr>_Toc187676997</vt:lpwstr>
      </vt:variant>
      <vt:variant>
        <vt:i4>1441848</vt:i4>
      </vt:variant>
      <vt:variant>
        <vt:i4>92</vt:i4>
      </vt:variant>
      <vt:variant>
        <vt:i4>0</vt:i4>
      </vt:variant>
      <vt:variant>
        <vt:i4>5</vt:i4>
      </vt:variant>
      <vt:variant>
        <vt:lpwstr/>
      </vt:variant>
      <vt:variant>
        <vt:lpwstr>_Toc187676996</vt:lpwstr>
      </vt:variant>
      <vt:variant>
        <vt:i4>1441848</vt:i4>
      </vt:variant>
      <vt:variant>
        <vt:i4>86</vt:i4>
      </vt:variant>
      <vt:variant>
        <vt:i4>0</vt:i4>
      </vt:variant>
      <vt:variant>
        <vt:i4>5</vt:i4>
      </vt:variant>
      <vt:variant>
        <vt:lpwstr/>
      </vt:variant>
      <vt:variant>
        <vt:lpwstr>_Toc187676995</vt:lpwstr>
      </vt:variant>
      <vt:variant>
        <vt:i4>1441848</vt:i4>
      </vt:variant>
      <vt:variant>
        <vt:i4>80</vt:i4>
      </vt:variant>
      <vt:variant>
        <vt:i4>0</vt:i4>
      </vt:variant>
      <vt:variant>
        <vt:i4>5</vt:i4>
      </vt:variant>
      <vt:variant>
        <vt:lpwstr/>
      </vt:variant>
      <vt:variant>
        <vt:lpwstr>_Toc187676994</vt:lpwstr>
      </vt:variant>
      <vt:variant>
        <vt:i4>1441848</vt:i4>
      </vt:variant>
      <vt:variant>
        <vt:i4>74</vt:i4>
      </vt:variant>
      <vt:variant>
        <vt:i4>0</vt:i4>
      </vt:variant>
      <vt:variant>
        <vt:i4>5</vt:i4>
      </vt:variant>
      <vt:variant>
        <vt:lpwstr/>
      </vt:variant>
      <vt:variant>
        <vt:lpwstr>_Toc187676993</vt:lpwstr>
      </vt:variant>
      <vt:variant>
        <vt:i4>1441848</vt:i4>
      </vt:variant>
      <vt:variant>
        <vt:i4>68</vt:i4>
      </vt:variant>
      <vt:variant>
        <vt:i4>0</vt:i4>
      </vt:variant>
      <vt:variant>
        <vt:i4>5</vt:i4>
      </vt:variant>
      <vt:variant>
        <vt:lpwstr/>
      </vt:variant>
      <vt:variant>
        <vt:lpwstr>_Toc187676992</vt:lpwstr>
      </vt:variant>
      <vt:variant>
        <vt:i4>1441848</vt:i4>
      </vt:variant>
      <vt:variant>
        <vt:i4>62</vt:i4>
      </vt:variant>
      <vt:variant>
        <vt:i4>0</vt:i4>
      </vt:variant>
      <vt:variant>
        <vt:i4>5</vt:i4>
      </vt:variant>
      <vt:variant>
        <vt:lpwstr/>
      </vt:variant>
      <vt:variant>
        <vt:lpwstr>_Toc187676991</vt:lpwstr>
      </vt:variant>
      <vt:variant>
        <vt:i4>1441848</vt:i4>
      </vt:variant>
      <vt:variant>
        <vt:i4>56</vt:i4>
      </vt:variant>
      <vt:variant>
        <vt:i4>0</vt:i4>
      </vt:variant>
      <vt:variant>
        <vt:i4>5</vt:i4>
      </vt:variant>
      <vt:variant>
        <vt:lpwstr/>
      </vt:variant>
      <vt:variant>
        <vt:lpwstr>_Toc187676990</vt:lpwstr>
      </vt:variant>
      <vt:variant>
        <vt:i4>1507384</vt:i4>
      </vt:variant>
      <vt:variant>
        <vt:i4>50</vt:i4>
      </vt:variant>
      <vt:variant>
        <vt:i4>0</vt:i4>
      </vt:variant>
      <vt:variant>
        <vt:i4>5</vt:i4>
      </vt:variant>
      <vt:variant>
        <vt:lpwstr/>
      </vt:variant>
      <vt:variant>
        <vt:lpwstr>_Toc187676989</vt:lpwstr>
      </vt:variant>
      <vt:variant>
        <vt:i4>1507384</vt:i4>
      </vt:variant>
      <vt:variant>
        <vt:i4>44</vt:i4>
      </vt:variant>
      <vt:variant>
        <vt:i4>0</vt:i4>
      </vt:variant>
      <vt:variant>
        <vt:i4>5</vt:i4>
      </vt:variant>
      <vt:variant>
        <vt:lpwstr/>
      </vt:variant>
      <vt:variant>
        <vt:lpwstr>_Toc187676985</vt:lpwstr>
      </vt:variant>
      <vt:variant>
        <vt:i4>1507384</vt:i4>
      </vt:variant>
      <vt:variant>
        <vt:i4>38</vt:i4>
      </vt:variant>
      <vt:variant>
        <vt:i4>0</vt:i4>
      </vt:variant>
      <vt:variant>
        <vt:i4>5</vt:i4>
      </vt:variant>
      <vt:variant>
        <vt:lpwstr/>
      </vt:variant>
      <vt:variant>
        <vt:lpwstr>_Toc187676984</vt:lpwstr>
      </vt:variant>
      <vt:variant>
        <vt:i4>1507384</vt:i4>
      </vt:variant>
      <vt:variant>
        <vt:i4>32</vt:i4>
      </vt:variant>
      <vt:variant>
        <vt:i4>0</vt:i4>
      </vt:variant>
      <vt:variant>
        <vt:i4>5</vt:i4>
      </vt:variant>
      <vt:variant>
        <vt:lpwstr/>
      </vt:variant>
      <vt:variant>
        <vt:lpwstr>_Toc187676983</vt:lpwstr>
      </vt:variant>
      <vt:variant>
        <vt:i4>1507384</vt:i4>
      </vt:variant>
      <vt:variant>
        <vt:i4>26</vt:i4>
      </vt:variant>
      <vt:variant>
        <vt:i4>0</vt:i4>
      </vt:variant>
      <vt:variant>
        <vt:i4>5</vt:i4>
      </vt:variant>
      <vt:variant>
        <vt:lpwstr/>
      </vt:variant>
      <vt:variant>
        <vt:lpwstr>_Toc187676982</vt:lpwstr>
      </vt:variant>
      <vt:variant>
        <vt:i4>1507384</vt:i4>
      </vt:variant>
      <vt:variant>
        <vt:i4>20</vt:i4>
      </vt:variant>
      <vt:variant>
        <vt:i4>0</vt:i4>
      </vt:variant>
      <vt:variant>
        <vt:i4>5</vt:i4>
      </vt:variant>
      <vt:variant>
        <vt:lpwstr/>
      </vt:variant>
      <vt:variant>
        <vt:lpwstr>_Toc187676981</vt:lpwstr>
      </vt:variant>
      <vt:variant>
        <vt:i4>1507384</vt:i4>
      </vt:variant>
      <vt:variant>
        <vt:i4>14</vt:i4>
      </vt:variant>
      <vt:variant>
        <vt:i4>0</vt:i4>
      </vt:variant>
      <vt:variant>
        <vt:i4>5</vt:i4>
      </vt:variant>
      <vt:variant>
        <vt:lpwstr/>
      </vt:variant>
      <vt:variant>
        <vt:lpwstr>_Toc187676980</vt:lpwstr>
      </vt:variant>
      <vt:variant>
        <vt:i4>1572920</vt:i4>
      </vt:variant>
      <vt:variant>
        <vt:i4>8</vt:i4>
      </vt:variant>
      <vt:variant>
        <vt:i4>0</vt:i4>
      </vt:variant>
      <vt:variant>
        <vt:i4>5</vt:i4>
      </vt:variant>
      <vt:variant>
        <vt:lpwstr/>
      </vt:variant>
      <vt:variant>
        <vt:lpwstr>_Toc187676979</vt:lpwstr>
      </vt:variant>
      <vt:variant>
        <vt:i4>85</vt:i4>
      </vt:variant>
      <vt:variant>
        <vt:i4>3</vt:i4>
      </vt:variant>
      <vt:variant>
        <vt:i4>0</vt:i4>
      </vt:variant>
      <vt:variant>
        <vt:i4>5</vt:i4>
      </vt:variant>
      <vt:variant>
        <vt:lpwstr>http://transportation.libanswers.com/</vt:lpwstr>
      </vt:variant>
      <vt:variant>
        <vt:lpwstr/>
      </vt:variant>
      <vt:variant>
        <vt:i4>8257655</vt:i4>
      </vt:variant>
      <vt:variant>
        <vt:i4>0</vt:i4>
      </vt:variant>
      <vt:variant>
        <vt:i4>0</vt:i4>
      </vt:variant>
      <vt:variant>
        <vt:i4>5</vt:i4>
      </vt:variant>
      <vt:variant>
        <vt:lpwstr>https://doi.org/10.21949/z3wj-hd65.</vt:lpwstr>
      </vt:variant>
      <vt:variant>
        <vt:lpwstr/>
      </vt:variant>
      <vt:variant>
        <vt:i4>4784194</vt:i4>
      </vt:variant>
      <vt:variant>
        <vt:i4>24</vt:i4>
      </vt:variant>
      <vt:variant>
        <vt:i4>0</vt:i4>
      </vt:variant>
      <vt:variant>
        <vt:i4>5</vt:i4>
      </vt:variant>
      <vt:variant>
        <vt:lpwstr>https://www.bts.gov/ports</vt:lpwstr>
      </vt:variant>
      <vt:variant>
        <vt:lpwstr/>
      </vt:variant>
      <vt:variant>
        <vt:i4>6553634</vt:i4>
      </vt:variant>
      <vt:variant>
        <vt:i4>21</vt:i4>
      </vt:variant>
      <vt:variant>
        <vt:i4>0</vt:i4>
      </vt:variant>
      <vt:variant>
        <vt:i4>5</vt:i4>
      </vt:variant>
      <vt:variant>
        <vt:lpwstr>https://www.gao.gov/products/gao-22-104210</vt:lpwstr>
      </vt:variant>
      <vt:variant>
        <vt:lpwstr/>
      </vt:variant>
      <vt:variant>
        <vt:i4>4784194</vt:i4>
      </vt:variant>
      <vt:variant>
        <vt:i4>18</vt:i4>
      </vt:variant>
      <vt:variant>
        <vt:i4>0</vt:i4>
      </vt:variant>
      <vt:variant>
        <vt:i4>5</vt:i4>
      </vt:variant>
      <vt:variant>
        <vt:lpwstr>https://www.bts.gov/ports</vt:lpwstr>
      </vt:variant>
      <vt:variant>
        <vt:lpwstr/>
      </vt:variant>
      <vt:variant>
        <vt:i4>3801200</vt:i4>
      </vt:variant>
      <vt:variant>
        <vt:i4>6</vt:i4>
      </vt:variant>
      <vt:variant>
        <vt:i4>0</vt:i4>
      </vt:variant>
      <vt:variant>
        <vt:i4>5</vt:i4>
      </vt:variant>
      <vt:variant>
        <vt:lpwstr>https://ops.fhwa.dot.gov/publications/fhwahop16057/index.htm</vt:lpwstr>
      </vt:variant>
      <vt:variant>
        <vt:lpwstr>toc</vt:lpwstr>
      </vt:variant>
      <vt:variant>
        <vt:i4>4653086</vt:i4>
      </vt:variant>
      <vt:variant>
        <vt:i4>12</vt:i4>
      </vt:variant>
      <vt:variant>
        <vt:i4>0</vt:i4>
      </vt:variant>
      <vt:variant>
        <vt:i4>5</vt:i4>
      </vt:variant>
      <vt:variant>
        <vt:lpwstr>https://keybridgerebuild.com/industry/industry-forum</vt:lpwstr>
      </vt:variant>
      <vt:variant>
        <vt:lpwstr/>
      </vt:variant>
      <vt:variant>
        <vt:i4>7471171</vt:i4>
      </vt:variant>
      <vt:variant>
        <vt:i4>9</vt:i4>
      </vt:variant>
      <vt:variant>
        <vt:i4>0</vt:i4>
      </vt:variant>
      <vt:variant>
        <vt:i4>5</vt:i4>
      </vt:variant>
      <vt:variant>
        <vt:lpwstr>mailto:Nicolas.Hinze@ad.dot.gov</vt:lpwstr>
      </vt:variant>
      <vt:variant>
        <vt:lpwstr/>
      </vt:variant>
      <vt:variant>
        <vt:i4>7471171</vt:i4>
      </vt:variant>
      <vt:variant>
        <vt:i4>6</vt:i4>
      </vt:variant>
      <vt:variant>
        <vt:i4>0</vt:i4>
      </vt:variant>
      <vt:variant>
        <vt:i4>5</vt:i4>
      </vt:variant>
      <vt:variant>
        <vt:lpwstr>mailto:Nicolas.Hinze@ad.dot.gov</vt:lpwstr>
      </vt:variant>
      <vt:variant>
        <vt:lpwstr/>
      </vt:variant>
      <vt:variant>
        <vt:i4>589932</vt:i4>
      </vt:variant>
      <vt:variant>
        <vt:i4>3</vt:i4>
      </vt:variant>
      <vt:variant>
        <vt:i4>0</vt:i4>
      </vt:variant>
      <vt:variant>
        <vt:i4>5</vt:i4>
      </vt:variant>
      <vt:variant>
        <vt:lpwstr>mailto:Nubia.DelCarpio.ctr@ad.dot.gov</vt:lpwstr>
      </vt:variant>
      <vt:variant>
        <vt:lpwstr/>
      </vt:variant>
      <vt:variant>
        <vt:i4>589932</vt:i4>
      </vt:variant>
      <vt:variant>
        <vt:i4>0</vt:i4>
      </vt:variant>
      <vt:variant>
        <vt:i4>0</vt:i4>
      </vt:variant>
      <vt:variant>
        <vt:i4>5</vt:i4>
      </vt:variant>
      <vt:variant>
        <vt:lpwstr>mailto:Nubia.DelCarpio.ctr@ad.dot.gov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Report with Cover Template</dc:title>
  <dc:subject>BTS Report with Cover Template</dc:subject>
  <dc:creator>Bureau of Transportation Statistics, U.S. Department of Transportation</dc:creator>
  <cp:keywords>Report; Template</cp:keywords>
  <dc:description/>
  <cp:lastModifiedBy>DiJoseph, Patricia (OST)</cp:lastModifiedBy>
  <cp:revision>240</cp:revision>
  <dcterms:created xsi:type="dcterms:W3CDTF">2025-10-10T17:01:00Z</dcterms:created>
  <dcterms:modified xsi:type="dcterms:W3CDTF">2025-10-30T14:00:00Z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0x010100C71DDB7F380DD648B043B15BAFF403F9</vt:lpwstr>
  </property>
  <property fmtid="{D5CDD505-2E9C-101B-9397-08002B2CF9AE}" pid="3" name="MediaServiceImageTags">
    <vt:lpwstr/>
  </property>
  <property fmtid="{D5CDD505-2E9C-101B-9397-08002B2CF9AE}" pid="4" name="GrammarlyDocumentId">
    <vt:lpwstr>7780db03-3d54-4178-b2b6-d0d68dd37359</vt:lpwstr>
  </property>
</Properties>
</file>